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1E3C0" w14:textId="748F93FC" w:rsidR="0017631F" w:rsidRPr="005D5A39" w:rsidRDefault="00070E19" w:rsidP="005D5A39">
      <w:pPr>
        <w:pStyle w:val="Heading1"/>
      </w:pPr>
      <w:r w:rsidRPr="005D5A39">
        <w:t xml:space="preserve">Form </w:t>
      </w:r>
      <w:r w:rsidR="0017631F" w:rsidRPr="005D5A39">
        <w:t>for Proposing or Modifying Modules</w:t>
      </w:r>
    </w:p>
    <w:p w14:paraId="7487BA23" w14:textId="71A24802" w:rsidR="00AB2527" w:rsidRPr="007511F7" w:rsidRDefault="00070E19" w:rsidP="00C8587B">
      <w:pPr>
        <w:spacing w:before="360" w:after="240"/>
        <w:rPr>
          <w:rFonts w:cs="Arial"/>
          <w:b/>
        </w:rPr>
      </w:pPr>
      <w:r w:rsidRPr="00CC2004">
        <w:rPr>
          <w:rFonts w:cs="Arial"/>
          <w:b/>
        </w:rPr>
        <w:t xml:space="preserve">Module proposals </w:t>
      </w:r>
      <w:r>
        <w:rPr>
          <w:rFonts w:cs="Arial"/>
          <w:b/>
        </w:rPr>
        <w:t xml:space="preserve">and modifications </w:t>
      </w:r>
      <w:r w:rsidRPr="00CC2004">
        <w:rPr>
          <w:rFonts w:cs="Arial"/>
          <w:b/>
        </w:rPr>
        <w:t xml:space="preserve">should always be accompanied by a </w:t>
      </w:r>
      <w:r>
        <w:rPr>
          <w:rFonts w:cs="Arial"/>
          <w:b/>
        </w:rPr>
        <w:t xml:space="preserve">new or modified </w:t>
      </w:r>
      <w:r w:rsidRPr="00CC2004">
        <w:rPr>
          <w:rFonts w:cs="Arial"/>
          <w:b/>
        </w:rPr>
        <w:t>module specification</w:t>
      </w:r>
      <w:r>
        <w:rPr>
          <w:rFonts w:cs="Arial"/>
          <w:b/>
        </w:rPr>
        <w:t xml:space="preserve"> (below)</w:t>
      </w:r>
      <w:r w:rsidR="00C24D97">
        <w:rPr>
          <w:rFonts w:cs="Arial"/>
          <w:b/>
        </w:rPr>
        <w:t xml:space="preserve"> </w:t>
      </w:r>
      <w:r w:rsidR="00DC12FE">
        <w:rPr>
          <w:rFonts w:cs="Arial"/>
          <w:b/>
        </w:rPr>
        <w:t xml:space="preserve">and </w:t>
      </w:r>
      <w:r w:rsidR="009B227D">
        <w:rPr>
          <w:rFonts w:cs="Arial"/>
          <w:b/>
        </w:rPr>
        <w:t xml:space="preserve">completed </w:t>
      </w:r>
      <w:r w:rsidR="00C24D97">
        <w:rPr>
          <w:rFonts w:cs="Arial"/>
          <w:b/>
        </w:rPr>
        <w:t xml:space="preserve">with sight of the relevant </w:t>
      </w:r>
      <w:hyperlink r:id="rId12" w:history="1">
        <w:r w:rsidR="00C24D97" w:rsidRPr="00C24D97">
          <w:rPr>
            <w:rStyle w:val="Hyperlink"/>
            <w:rFonts w:cs="Arial"/>
            <w:b/>
          </w:rPr>
          <w:t>guidance</w:t>
        </w:r>
      </w:hyperlink>
      <w:r w:rsidRPr="00CC2004">
        <w:rPr>
          <w:rFonts w:cs="Arial"/>
          <w:b/>
        </w:rPr>
        <w:t>.</w:t>
      </w:r>
      <w:r>
        <w:rPr>
          <w:rFonts w:cs="Arial"/>
          <w:b/>
        </w:rPr>
        <w:t xml:space="preserve"> </w:t>
      </w:r>
      <w:r w:rsidRPr="007511F7">
        <w:rPr>
          <w:b/>
        </w:rPr>
        <w:t xml:space="preserve">If the module being proposed here is a new placement, the Proposal to </w:t>
      </w:r>
      <w:r>
        <w:rPr>
          <w:b/>
        </w:rPr>
        <w:t>A</w:t>
      </w:r>
      <w:r w:rsidRPr="007511F7">
        <w:rPr>
          <w:b/>
        </w:rPr>
        <w:t xml:space="preserve">dd a </w:t>
      </w:r>
      <w:r>
        <w:rPr>
          <w:b/>
        </w:rPr>
        <w:t>New P</w:t>
      </w:r>
      <w:r w:rsidRPr="007511F7">
        <w:rPr>
          <w:b/>
        </w:rPr>
        <w:t>lacement form must also be completed.</w:t>
      </w:r>
    </w:p>
    <w:p w14:paraId="74587864" w14:textId="5C0D63B1" w:rsidR="00AB2527" w:rsidRDefault="00AB2527" w:rsidP="0020283E">
      <w:pPr>
        <w:ind w:right="-143"/>
        <w:rPr>
          <w:rFonts w:cs="Arial"/>
        </w:rPr>
      </w:pPr>
      <w:r>
        <w:rPr>
          <w:rFonts w:cs="Arial"/>
        </w:rPr>
        <w:t>The final column in the below form</w:t>
      </w:r>
      <w:r w:rsidR="00070E19">
        <w:rPr>
          <w:rFonts w:cs="Arial"/>
        </w:rPr>
        <w:t>s</w:t>
      </w:r>
      <w:r>
        <w:rPr>
          <w:rFonts w:cs="Arial"/>
        </w:rPr>
        <w:t xml:space="preserve"> indicate</w:t>
      </w:r>
      <w:r w:rsidR="009B1F8B">
        <w:rPr>
          <w:rFonts w:cs="Arial"/>
        </w:rPr>
        <w:t>s</w:t>
      </w:r>
      <w:r>
        <w:rPr>
          <w:rFonts w:cs="Arial"/>
        </w:rPr>
        <w:t xml:space="preserve"> why the different items of information are required, using the following codes:</w:t>
      </w:r>
    </w:p>
    <w:p w14:paraId="010F900A" w14:textId="77777777" w:rsidR="00AB2527" w:rsidRPr="0020283E" w:rsidRDefault="00AB2527" w:rsidP="00C8587B">
      <w:pPr>
        <w:pStyle w:val="ListParagraph"/>
        <w:numPr>
          <w:ilvl w:val="0"/>
          <w:numId w:val="22"/>
        </w:numPr>
        <w:ind w:left="426" w:right="-143" w:hanging="284"/>
        <w:rPr>
          <w:rFonts w:ascii="Arial" w:hAnsi="Arial" w:cs="Arial"/>
        </w:rPr>
      </w:pPr>
      <w:r w:rsidRPr="0020283E">
        <w:rPr>
          <w:rFonts w:ascii="Arial" w:hAnsi="Arial" w:cs="Arial"/>
          <w:b/>
        </w:rPr>
        <w:t>B:</w:t>
      </w:r>
      <w:r w:rsidRPr="0020283E">
        <w:rPr>
          <w:rFonts w:ascii="Arial" w:hAnsi="Arial" w:cs="Arial"/>
        </w:rPr>
        <w:t xml:space="preserve"> </w:t>
      </w:r>
      <w:r w:rsidRPr="0020283E">
        <w:rPr>
          <w:rFonts w:ascii="Arial" w:hAnsi="Arial" w:cs="Arial"/>
          <w:b/>
        </w:rPr>
        <w:t>B</w:t>
      </w:r>
      <w:r w:rsidRPr="0020283E">
        <w:rPr>
          <w:rFonts w:ascii="Arial" w:hAnsi="Arial" w:cs="Arial"/>
        </w:rPr>
        <w:t>asic data used for information and programme modelling.</w:t>
      </w:r>
    </w:p>
    <w:p w14:paraId="6293C43B" w14:textId="77777777" w:rsidR="00B468AC" w:rsidRPr="0020283E" w:rsidRDefault="00AB2527" w:rsidP="00C8587B">
      <w:pPr>
        <w:pStyle w:val="ListParagraph"/>
        <w:numPr>
          <w:ilvl w:val="0"/>
          <w:numId w:val="22"/>
        </w:numPr>
        <w:ind w:left="426" w:right="-143" w:hanging="284"/>
        <w:rPr>
          <w:rFonts w:ascii="Arial" w:hAnsi="Arial" w:cs="Arial"/>
        </w:rPr>
      </w:pPr>
      <w:r w:rsidRPr="0020283E">
        <w:rPr>
          <w:rFonts w:ascii="Arial" w:hAnsi="Arial" w:cs="Arial"/>
          <w:b/>
        </w:rPr>
        <w:t>Q:</w:t>
      </w:r>
      <w:r w:rsidRPr="0020283E">
        <w:rPr>
          <w:rFonts w:ascii="Arial" w:hAnsi="Arial" w:cs="Arial"/>
        </w:rPr>
        <w:t xml:space="preserve"> </w:t>
      </w:r>
      <w:r w:rsidRPr="0020283E">
        <w:rPr>
          <w:rFonts w:ascii="Arial" w:hAnsi="Arial" w:cs="Arial"/>
          <w:b/>
        </w:rPr>
        <w:t>Q</w:t>
      </w:r>
      <w:r w:rsidRPr="0020283E">
        <w:rPr>
          <w:rFonts w:ascii="Arial" w:hAnsi="Arial" w:cs="Arial"/>
        </w:rPr>
        <w:t>uality assurance processes and considerations.</w:t>
      </w:r>
    </w:p>
    <w:p w14:paraId="5D1471A4" w14:textId="59DBFAB3" w:rsidR="00AB2527" w:rsidRPr="0020283E" w:rsidRDefault="00AB2527" w:rsidP="00C8587B">
      <w:pPr>
        <w:pStyle w:val="ListParagraph"/>
        <w:numPr>
          <w:ilvl w:val="0"/>
          <w:numId w:val="22"/>
        </w:numPr>
        <w:spacing w:after="240"/>
        <w:ind w:left="426" w:right="-142" w:hanging="284"/>
        <w:rPr>
          <w:rFonts w:ascii="Arial" w:hAnsi="Arial" w:cs="Arial"/>
        </w:rPr>
      </w:pPr>
      <w:r w:rsidRPr="0020283E">
        <w:rPr>
          <w:rFonts w:ascii="Arial" w:hAnsi="Arial" w:cs="Arial"/>
          <w:b/>
        </w:rPr>
        <w:t>SF:</w:t>
      </w:r>
      <w:r w:rsidRPr="0020283E">
        <w:rPr>
          <w:rFonts w:ascii="Arial" w:hAnsi="Arial" w:cs="Arial"/>
        </w:rPr>
        <w:t xml:space="preserve"> Alignment with the University’s </w:t>
      </w:r>
      <w:r w:rsidRPr="0020283E">
        <w:rPr>
          <w:rFonts w:ascii="Arial" w:hAnsi="Arial" w:cs="Arial"/>
          <w:b/>
        </w:rPr>
        <w:t>s</w:t>
      </w:r>
      <w:r w:rsidRPr="0020283E">
        <w:rPr>
          <w:rFonts w:ascii="Arial" w:hAnsi="Arial" w:cs="Arial"/>
        </w:rPr>
        <w:t xml:space="preserve">trategic aims and/or the </w:t>
      </w:r>
      <w:r w:rsidRPr="0020283E">
        <w:rPr>
          <w:rFonts w:ascii="Arial" w:hAnsi="Arial" w:cs="Arial"/>
          <w:b/>
        </w:rPr>
        <w:t>f</w:t>
      </w:r>
      <w:r w:rsidRPr="0020283E">
        <w:rPr>
          <w:rFonts w:ascii="Arial" w:hAnsi="Arial" w:cs="Arial"/>
        </w:rPr>
        <w:t xml:space="preserve">inancial </w:t>
      </w:r>
      <w:proofErr w:type="spellStart"/>
      <w:proofErr w:type="gramStart"/>
      <w:r w:rsidRPr="0020283E">
        <w:rPr>
          <w:rFonts w:ascii="Arial" w:hAnsi="Arial" w:cs="Arial"/>
        </w:rPr>
        <w:t>risk:reward</w:t>
      </w:r>
      <w:proofErr w:type="spellEnd"/>
      <w:proofErr w:type="gramEnd"/>
      <w:r w:rsidRPr="0020283E">
        <w:rPr>
          <w:rFonts w:ascii="Arial" w:hAnsi="Arial" w:cs="Arial"/>
        </w:rPr>
        <w:t xml:space="preserve"> of the development.</w:t>
      </w:r>
    </w:p>
    <w:tbl>
      <w:tblPr>
        <w:tblW w:w="10773"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704"/>
        <w:gridCol w:w="3404"/>
        <w:gridCol w:w="6098"/>
        <w:gridCol w:w="567"/>
      </w:tblGrid>
      <w:tr w:rsidR="00070E19" w:rsidRPr="005672F7" w14:paraId="0D0DD386" w14:textId="77777777" w:rsidTr="426D4AD9">
        <w:tc>
          <w:tcPr>
            <w:tcW w:w="704" w:type="dxa"/>
          </w:tcPr>
          <w:p w14:paraId="617B99D3" w14:textId="77777777" w:rsidR="00070E19" w:rsidRDefault="00070E19" w:rsidP="0017631F">
            <w:pPr>
              <w:pStyle w:val="ListParagraph"/>
              <w:numPr>
                <w:ilvl w:val="0"/>
                <w:numId w:val="16"/>
              </w:numPr>
              <w:ind w:hanging="689"/>
            </w:pPr>
          </w:p>
        </w:tc>
        <w:tc>
          <w:tcPr>
            <w:tcW w:w="3404" w:type="dxa"/>
          </w:tcPr>
          <w:p w14:paraId="5DC90F23" w14:textId="6CD31B5D" w:rsidR="00070E19" w:rsidRPr="0017631F" w:rsidRDefault="00070E19" w:rsidP="0017631F">
            <w:r>
              <w:t>Is this a module proposal or modification?</w:t>
            </w:r>
          </w:p>
        </w:tc>
        <w:tc>
          <w:tcPr>
            <w:tcW w:w="6098" w:type="dxa"/>
          </w:tcPr>
          <w:sdt>
            <w:sdtPr>
              <w:rPr>
                <w:color w:val="2B579A"/>
                <w:shd w:val="clear" w:color="auto" w:fill="E6E6E6"/>
              </w:rPr>
              <w:id w:val="-236941280"/>
              <w:placeholder>
                <w:docPart w:val="FF994E6493DE4F32B0CB6F02E449009E"/>
              </w:placeholder>
              <w:dropDownList>
                <w:listItem w:value="Choose an item."/>
                <w:listItem w:displayText="Module Proposal" w:value="Module Proposal"/>
                <w:listItem w:displayText="Module Modification" w:value="Module Modification"/>
              </w:dropDownList>
            </w:sdtPr>
            <w:sdtEndPr>
              <w:rPr>
                <w:color w:val="000000"/>
                <w:shd w:val="clear" w:color="auto" w:fill="auto"/>
              </w:rPr>
            </w:sdtEndPr>
            <w:sdtContent>
              <w:p w14:paraId="79CDBEFC" w14:textId="1A5885A5" w:rsidR="00070E19" w:rsidRDefault="005355E0" w:rsidP="00070E19">
                <w:r>
                  <w:rPr>
                    <w:color w:val="2B579A"/>
                    <w:shd w:val="clear" w:color="auto" w:fill="E6E6E6"/>
                  </w:rPr>
                  <w:t>Module Proposal</w:t>
                </w:r>
              </w:p>
            </w:sdtContent>
          </w:sdt>
          <w:p w14:paraId="6524C1A8" w14:textId="77777777" w:rsidR="00070E19" w:rsidRDefault="00070E19" w:rsidP="00070E19">
            <w:pPr>
              <w:rPr>
                <w:highlight w:val="yellow"/>
              </w:rPr>
            </w:pPr>
          </w:p>
          <w:p w14:paraId="0556A99B" w14:textId="6AAA5F5C" w:rsidR="009B1F8B" w:rsidRPr="009B1F8B" w:rsidRDefault="009B1F8B" w:rsidP="009B1F8B">
            <w:pPr>
              <w:rPr>
                <w:i/>
              </w:rPr>
            </w:pPr>
            <w:r w:rsidRPr="009B1F8B">
              <w:rPr>
                <w:i/>
              </w:rPr>
              <w:t xml:space="preserve">If </w:t>
            </w:r>
            <w:r>
              <w:rPr>
                <w:i/>
              </w:rPr>
              <w:t>‘p</w:t>
            </w:r>
            <w:r w:rsidRPr="009B1F8B">
              <w:rPr>
                <w:i/>
              </w:rPr>
              <w:t>roposal</w:t>
            </w:r>
            <w:r>
              <w:rPr>
                <w:i/>
              </w:rPr>
              <w:t>’</w:t>
            </w:r>
            <w:r w:rsidRPr="009B1F8B">
              <w:rPr>
                <w:i/>
              </w:rPr>
              <w:t>, please contact your Library Engagement Advisor to assess whether extra/new Library materials will be required to support th</w:t>
            </w:r>
            <w:r>
              <w:rPr>
                <w:i/>
              </w:rPr>
              <w:t>e</w:t>
            </w:r>
            <w:r w:rsidRPr="009B1F8B">
              <w:rPr>
                <w:i/>
              </w:rPr>
              <w:t xml:space="preserve"> module. Additionally, once a new module is approved, please note that a </w:t>
            </w:r>
            <w:hyperlink r:id="rId13" w:history="1">
              <w:r w:rsidRPr="009B1F8B">
                <w:rPr>
                  <w:rStyle w:val="Hyperlink"/>
                  <w:i/>
                </w:rPr>
                <w:t>Resource List</w:t>
              </w:r>
            </w:hyperlink>
            <w:r w:rsidRPr="009B1F8B">
              <w:rPr>
                <w:i/>
              </w:rPr>
              <w:t xml:space="preserve"> should be created as soon as possible</w:t>
            </w:r>
            <w:r>
              <w:rPr>
                <w:i/>
              </w:rPr>
              <w:t>,</w:t>
            </w:r>
            <w:r w:rsidRPr="009B1F8B">
              <w:rPr>
                <w:i/>
              </w:rPr>
              <w:t xml:space="preserve"> and at least 2 months prior to the module running</w:t>
            </w:r>
          </w:p>
        </w:tc>
        <w:tc>
          <w:tcPr>
            <w:tcW w:w="567" w:type="dxa"/>
          </w:tcPr>
          <w:p w14:paraId="68B54465" w14:textId="53FACAF5" w:rsidR="00070E19" w:rsidRPr="00E45B78" w:rsidRDefault="00070E19" w:rsidP="0017631F">
            <w:pPr>
              <w:rPr>
                <w:b/>
              </w:rPr>
            </w:pPr>
            <w:r>
              <w:rPr>
                <w:b/>
              </w:rPr>
              <w:t>B</w:t>
            </w:r>
          </w:p>
        </w:tc>
      </w:tr>
      <w:tr w:rsidR="006907E8" w:rsidRPr="005672F7" w14:paraId="4353942C" w14:textId="77777777" w:rsidTr="426D4AD9">
        <w:tc>
          <w:tcPr>
            <w:tcW w:w="704" w:type="dxa"/>
          </w:tcPr>
          <w:p w14:paraId="18A5B6A0" w14:textId="371522F6" w:rsidR="006907E8" w:rsidRDefault="006907E8" w:rsidP="006907E8">
            <w:pPr>
              <w:pStyle w:val="ListParagraph"/>
              <w:numPr>
                <w:ilvl w:val="0"/>
                <w:numId w:val="16"/>
              </w:numPr>
              <w:ind w:hanging="689"/>
            </w:pPr>
            <w:r>
              <w:t>1</w:t>
            </w:r>
          </w:p>
        </w:tc>
        <w:tc>
          <w:tcPr>
            <w:tcW w:w="3404" w:type="dxa"/>
          </w:tcPr>
          <w:p w14:paraId="285BC529" w14:textId="0D5E3DF9" w:rsidR="006907E8" w:rsidRPr="005672F7" w:rsidRDefault="006907E8" w:rsidP="006907E8">
            <w:r>
              <w:t>School that owns the module</w:t>
            </w:r>
          </w:p>
        </w:tc>
        <w:tc>
          <w:tcPr>
            <w:tcW w:w="6098" w:type="dxa"/>
          </w:tcPr>
          <w:p w14:paraId="732F283C" w14:textId="4F380B21" w:rsidR="006907E8" w:rsidRDefault="00462F78" w:rsidP="006907E8">
            <w:sdt>
              <w:sdtPr>
                <w:rPr>
                  <w:shd w:val="clear" w:color="auto" w:fill="E6E6E6"/>
                </w:rPr>
                <w:id w:val="-337320422"/>
                <w:placeholder>
                  <w:docPart w:val="5D1283ECA2004FF88EE0619418F09884"/>
                </w:placeholder>
                <w:dropDownList>
                  <w:listItem w:value="Choose an item."/>
                  <w:listItem w:displayText="Birmingham Business School" w:value="Birmingham Business School"/>
                  <w:listItem w:displayText="Birmingham International Academy" w:value="Birmingham International Academy"/>
                  <w:listItem w:displayText="Birmingham Law School" w:value="Birmingham Law School"/>
                  <w:listItem w:displayText="Careers Network" w:value="Careers Network"/>
                  <w:listItem w:displayText="Educational Enterprise" w:value="Educational Enterprise"/>
                  <w:listItem w:displayText="Higher Education Futures institute" w:value="Higher Education Futures institute"/>
                  <w:listItem w:displayText="Liberal Arts and Natural Sciences" w:value="Liberal Arts and Natural Sciences"/>
                  <w:listItem w:displayText="School of Biosciences" w:value="School of Biosciences"/>
                  <w:listItem w:displayText="School of Chemical Engineering" w:value="School of Chemical Engineering"/>
                  <w:listItem w:displayText="School of Chemistry" w:value="School of Chemistry"/>
                  <w:listItem w:displayText="School of Computer Science" w:value="School of Computer Science"/>
                  <w:listItem w:displayText="School of Education" w:value="School of Education"/>
                  <w:listItem w:displayText="School of Engineering" w:value="School of Engineering"/>
                  <w:listItem w:displayText="School of English, Drama And Creative Studies" w:value="School of English, Drama And Creative Studies"/>
                  <w:listItem w:displayText="School of Geography, Earth and Environmental Sciences" w:value="School of Geography, Earth and Environmental Sciences"/>
                  <w:listItem w:displayText="School of Government" w:value="School of Government"/>
                  <w:listItem w:displayText="School of Health Sciences" w:value="School of Health Sciences"/>
                  <w:listItem w:displayText="School of History and Cultures" w:value="School of History and Cultures"/>
                  <w:listItem w:displayText="School of Infection, Inflammation and Immunology" w:value="School of Infection, Inflammation and Immunology"/>
                  <w:listItem w:displayText="School of Languages, Cultures, Art History and Music" w:value="School of Languages, Cultures, Art History and Music"/>
                  <w:listItem w:displayText="School of Mathematics" w:value="School of Mathematics"/>
                  <w:listItem w:displayText="School of Medical Sciences" w:value="School of Medical Sciences"/>
                  <w:listItem w:displayText="School of Metallurgy and Materials" w:value="School of Metallurgy and Materials"/>
                  <w:listItem w:displayText="School of Philosophy, Theology and Religion" w:value="School of Philosophy, Theology and Religion"/>
                  <w:listItem w:displayText="School of Physics and Astronomy" w:value="School of Physics and Astronomy"/>
                  <w:listItem w:displayText="School of Psychology" w:value="School of Psychology"/>
                  <w:listItem w:displayText="School of Social Policy and Society" w:value="School of Social Policy and Society"/>
                  <w:listItem w:displayText="School of Sport, Exercise and Rehabilitation Sciences" w:value="School of Sport, Exercise and Rehabilitation Sciences"/>
                  <w:listItem w:displayText="University Graduate School" w:value="University Graduate School"/>
                </w:dropDownList>
              </w:sdtPr>
              <w:sdtEndPr/>
              <w:sdtContent>
                <w:r w:rsidR="005355E0">
                  <w:rPr>
                    <w:shd w:val="clear" w:color="auto" w:fill="E6E6E6"/>
                  </w:rPr>
                  <w:t>Birmingham Business School</w:t>
                </w:r>
              </w:sdtContent>
            </w:sdt>
          </w:p>
          <w:p w14:paraId="63A76FBD" w14:textId="4C752779" w:rsidR="006907E8" w:rsidRPr="005672F7" w:rsidRDefault="006907E8" w:rsidP="006907E8"/>
        </w:tc>
        <w:tc>
          <w:tcPr>
            <w:tcW w:w="567" w:type="dxa"/>
          </w:tcPr>
          <w:p w14:paraId="29768831" w14:textId="7CF03B83" w:rsidR="006907E8" w:rsidRPr="00E45B78" w:rsidRDefault="006907E8" w:rsidP="006907E8">
            <w:pPr>
              <w:rPr>
                <w:b/>
              </w:rPr>
            </w:pPr>
            <w:r>
              <w:rPr>
                <w:b/>
              </w:rPr>
              <w:t>B</w:t>
            </w:r>
          </w:p>
        </w:tc>
      </w:tr>
      <w:tr w:rsidR="00AD2B4F" w:rsidRPr="005672F7" w14:paraId="694A5005" w14:textId="77777777" w:rsidTr="426D4AD9">
        <w:tc>
          <w:tcPr>
            <w:tcW w:w="704" w:type="dxa"/>
          </w:tcPr>
          <w:p w14:paraId="281D52B6" w14:textId="40EB1002" w:rsidR="00AD2B4F" w:rsidRDefault="00AD2B4F" w:rsidP="00AD2B4F">
            <w:pPr>
              <w:pStyle w:val="ListParagraph"/>
              <w:numPr>
                <w:ilvl w:val="0"/>
                <w:numId w:val="16"/>
              </w:numPr>
              <w:ind w:hanging="689"/>
            </w:pPr>
            <w:r>
              <w:t>2</w:t>
            </w:r>
          </w:p>
        </w:tc>
        <w:tc>
          <w:tcPr>
            <w:tcW w:w="3404" w:type="dxa"/>
          </w:tcPr>
          <w:p w14:paraId="07FACA6A" w14:textId="67828A3D" w:rsidR="00AD2B4F" w:rsidRPr="005672F7" w:rsidRDefault="00AD2B4F" w:rsidP="00AD2B4F">
            <w:r>
              <w:t>Department (if applicable)</w:t>
            </w:r>
          </w:p>
        </w:tc>
        <w:tc>
          <w:tcPr>
            <w:tcW w:w="6098" w:type="dxa"/>
          </w:tcPr>
          <w:p w14:paraId="3B34041F" w14:textId="6079EF6E" w:rsidR="00AD2B4F" w:rsidRPr="008D6936" w:rsidRDefault="00462F78" w:rsidP="00AD2B4F">
            <w:sdt>
              <w:sdtPr>
                <w:rPr>
                  <w:color w:val="2B579A"/>
                  <w:shd w:val="clear" w:color="auto" w:fill="E6E6E6"/>
                </w:rPr>
                <w:id w:val="87442048"/>
                <w:placeholder>
                  <w:docPart w:val="0EDF8AA2DB1442E4BD301CA7BF05E6DA"/>
                </w:placeholder>
                <w:dropDownList>
                  <w:listItem w:value="Choose an item."/>
                  <w:listItem w:displayText="N/A" w:value="N/A"/>
                  <w:listItem w:displayText="Accounting" w:value="Accounting"/>
                  <w:listItem w:displayText="African Studies and Anthropology" w:value="African Studies and Anthropology"/>
                  <w:listItem w:displayText="Applied Health Sciences" w:value="Applied Health Sciences"/>
                  <w:listItem w:displayText="Art History, Curating and Visual Studies" w:value="Art History, Curating and Visual Studies"/>
                  <w:listItem w:displayText="Biomedical Sciences" w:value="Biomedical Sciences"/>
                  <w:listItem w:displayText="Birmingham Clinical Trials Unit" w:value="Birmingham Clinical Trials Unit"/>
                  <w:listItem w:displayText="Birmingham Leadership Institute" w:value="Birmingham Leadership Institute"/>
                  <w:listItem w:displayText="Birmingham Medical School" w:value="Birmingham Medical School"/>
                  <w:listItem w:displayText="Cancer and Genomic Sciences" w:value="Cancer and Genomic Sciences"/>
                  <w:listItem w:displayText="Cancer Clinical Trials Unit" w:value="Cancer Clinical Trials Unit"/>
                  <w:listItem w:displayText="Cardiovascular Science" w:value="Cardiovascular Science"/>
                  <w:listItem w:displayText="Civil Engineering" w:value="Civil Engineering"/>
                  <w:listItem w:displayText="Classics, Ancient History and Archaeology" w:value="Classics, Ancient History and Archaeology"/>
                  <w:listItem w:displayText="Clinical Immunology Service" w:value="Clinical Immunology Service"/>
                  <w:listItem w:displayText="Dentistry" w:value="Dentistry"/>
                  <w:listItem w:displayText="Disability, Inclusion and Special Needs" w:value="Disability, Inclusion and Special Needs"/>
                  <w:listItem w:displayText="Drama and Theatre Arts" w:value="Drama and Theatre Arts"/>
                  <w:listItem w:displayText="Earth and Environmental Sciences" w:value="Earth and Environmental Sciences"/>
                  <w:listItem w:displayText="Economics" w:value="Economics"/>
                  <w:listItem w:displayText="Education and Social Justice" w:value="Education and Social Justice"/>
                  <w:listItem w:displayText="Electronic, Electrical and Systems Engineering" w:value="Electronic, Electrical and Systems Engineering"/>
                  <w:listItem w:displayText="English Literature" w:value="English Literature"/>
                  <w:listItem w:displayText="Film and Creative Writing" w:value="Film and Creative Writing"/>
                  <w:listItem w:displayText="Finance" w:value="Finance"/>
                  <w:listItem w:displayText="Geography" w:value="Geography"/>
                  <w:listItem w:displayText="Health Services Management Centre" w:value="Health Services Management Centre"/>
                  <w:listItem w:displayText="History" w:value="History"/>
                  <w:listItem w:displayText="Immunology and Immunotherapy" w:value="Immunology and Immunotherapy"/>
                  <w:listItem w:displayText="Inflammation and Ageing" w:value="Inflammation and Ageing"/>
                  <w:listItem w:displayText="International Development" w:value="International Development"/>
                  <w:listItem w:displayText="Languages for All" w:value="Languages for All"/>
                  <w:listItem w:displayText="Linguistics and Communication" w:value="Linguistics and Communication"/>
                  <w:listItem w:displayText="Management" w:value="Management"/>
                  <w:listItem w:displayText="Marketing" w:value="Marketing"/>
                  <w:listItem w:displayText="Mechanical Engineering" w:value="Mechanical Engineering"/>
                  <w:listItem w:displayText="Metabolism and Systems Science" w:value="Metabolism and Systems Science"/>
                  <w:listItem w:displayText="Microbes, Infections and Microbiomes" w:value="Microbes, Infections and Microbiomes"/>
                  <w:listItem w:displayText="Modern Languages" w:value="Modern Languages"/>
                  <w:listItem w:displayText="Music" w:value="Music"/>
                  <w:listItem w:displayText="Nursing and Midwifery" w:value="Nursing and Midwifery"/>
                  <w:listItem w:displayText="Pharmacy" w:value="Pharmacy"/>
                  <w:listItem w:displayText="Philosophy" w:value="Philosophy"/>
                  <w:listItem w:displayText="Physiotherapy" w:value="Physiotherapy"/>
                  <w:listItem w:displayText="Political Science and International Studies" w:value="Political Science and International Studies"/>
                  <w:listItem w:displayText="Public Administration and Policy" w:value="Public Administration and Policy"/>
                  <w:listItem w:displayText="Shakespeare Institute" w:value="Shakespeare Institute"/>
                  <w:listItem w:displayText="Social Policy, Sociology and Criminology" w:value="Social Policy, Sociology and Criminology"/>
                  <w:listItem w:displayText="Social Work and Social Care" w:value="Social Work and Social Care"/>
                  <w:listItem w:displayText="Strategy and International Business" w:value="Strategy and International Business"/>
                  <w:listItem w:displayText="Teacher Education" w:value="Teacher Education"/>
                  <w:listItem w:displayText="Theology and Religion" w:value="Theology and Religion"/>
                  <w:listItem w:displayText="Wiley" w:value="Wiley"/>
                </w:dropDownList>
              </w:sdtPr>
              <w:sdtEndPr>
                <w:rPr>
                  <w:color w:val="000000"/>
                  <w:shd w:val="clear" w:color="auto" w:fill="auto"/>
                </w:rPr>
              </w:sdtEndPr>
              <w:sdtContent>
                <w:r w:rsidR="005355E0">
                  <w:rPr>
                    <w:color w:val="2B579A"/>
                    <w:shd w:val="clear" w:color="auto" w:fill="E6E6E6"/>
                  </w:rPr>
                  <w:t>Economics</w:t>
                </w:r>
              </w:sdtContent>
            </w:sdt>
          </w:p>
        </w:tc>
        <w:tc>
          <w:tcPr>
            <w:tcW w:w="567" w:type="dxa"/>
          </w:tcPr>
          <w:p w14:paraId="558EFB44" w14:textId="27280C99" w:rsidR="00AD2B4F" w:rsidRPr="00E45B78" w:rsidRDefault="00AD2B4F" w:rsidP="00AD2B4F">
            <w:pPr>
              <w:rPr>
                <w:b/>
              </w:rPr>
            </w:pPr>
            <w:r>
              <w:rPr>
                <w:b/>
              </w:rPr>
              <w:t>B</w:t>
            </w:r>
          </w:p>
        </w:tc>
      </w:tr>
      <w:tr w:rsidR="0017631F" w:rsidRPr="005672F7" w14:paraId="421E5282" w14:textId="77777777" w:rsidTr="426D4AD9">
        <w:tc>
          <w:tcPr>
            <w:tcW w:w="704" w:type="dxa"/>
          </w:tcPr>
          <w:p w14:paraId="489D669D" w14:textId="14D1F1FF" w:rsidR="0017631F" w:rsidRPr="005672F7" w:rsidRDefault="0017631F" w:rsidP="0017631F">
            <w:pPr>
              <w:pStyle w:val="ListParagraph"/>
              <w:numPr>
                <w:ilvl w:val="0"/>
                <w:numId w:val="16"/>
              </w:numPr>
              <w:ind w:hanging="689"/>
            </w:pPr>
            <w:r>
              <w:t>3</w:t>
            </w:r>
          </w:p>
        </w:tc>
        <w:tc>
          <w:tcPr>
            <w:tcW w:w="3404" w:type="dxa"/>
          </w:tcPr>
          <w:p w14:paraId="597667AE" w14:textId="44A7CD8F" w:rsidR="0017631F" w:rsidRPr="005672F7" w:rsidRDefault="0017631F" w:rsidP="0017631F">
            <w:r>
              <w:t>Module title</w:t>
            </w:r>
          </w:p>
        </w:tc>
        <w:tc>
          <w:tcPr>
            <w:tcW w:w="6098" w:type="dxa"/>
          </w:tcPr>
          <w:p w14:paraId="2E746577" w14:textId="58383222" w:rsidR="0017631F" w:rsidRPr="005672F7" w:rsidRDefault="001628F7" w:rsidP="0017631F">
            <w:r w:rsidRPr="001628F7">
              <w:rPr>
                <w:sz w:val="20"/>
                <w:szCs w:val="20"/>
              </w:rPr>
              <w:t xml:space="preserve">Econometrics with </w:t>
            </w:r>
            <w:r w:rsidR="00D1265B">
              <w:rPr>
                <w:sz w:val="20"/>
                <w:szCs w:val="20"/>
              </w:rPr>
              <w:t>U</w:t>
            </w:r>
            <w:r w:rsidRPr="001628F7">
              <w:rPr>
                <w:sz w:val="20"/>
                <w:szCs w:val="20"/>
              </w:rPr>
              <w:t xml:space="preserve">nstructured </w:t>
            </w:r>
            <w:r w:rsidR="00D1265B">
              <w:rPr>
                <w:sz w:val="20"/>
                <w:szCs w:val="20"/>
              </w:rPr>
              <w:t>D</w:t>
            </w:r>
            <w:r w:rsidRPr="001628F7">
              <w:rPr>
                <w:sz w:val="20"/>
                <w:szCs w:val="20"/>
              </w:rPr>
              <w:t>ata</w:t>
            </w:r>
          </w:p>
        </w:tc>
        <w:tc>
          <w:tcPr>
            <w:tcW w:w="567" w:type="dxa"/>
          </w:tcPr>
          <w:p w14:paraId="4265453F" w14:textId="467814BC" w:rsidR="0017631F" w:rsidRPr="00E45B78" w:rsidRDefault="00070E19" w:rsidP="0017631F">
            <w:pPr>
              <w:rPr>
                <w:b/>
              </w:rPr>
            </w:pPr>
            <w:r>
              <w:rPr>
                <w:b/>
              </w:rPr>
              <w:t>Q</w:t>
            </w:r>
          </w:p>
        </w:tc>
      </w:tr>
      <w:tr w:rsidR="00C8587B" w:rsidRPr="005672F7" w14:paraId="59719594" w14:textId="77777777" w:rsidTr="426D4AD9">
        <w:tc>
          <w:tcPr>
            <w:tcW w:w="704" w:type="dxa"/>
          </w:tcPr>
          <w:p w14:paraId="61E087D6" w14:textId="77777777" w:rsidR="00C8587B" w:rsidRDefault="00C8587B" w:rsidP="00C8587B">
            <w:pPr>
              <w:pStyle w:val="ListParagraph"/>
              <w:numPr>
                <w:ilvl w:val="0"/>
                <w:numId w:val="16"/>
              </w:numPr>
              <w:ind w:hanging="689"/>
            </w:pPr>
          </w:p>
        </w:tc>
        <w:tc>
          <w:tcPr>
            <w:tcW w:w="3404" w:type="dxa"/>
          </w:tcPr>
          <w:p w14:paraId="7DC802DE" w14:textId="32BA11ED" w:rsidR="00C8587B" w:rsidRDefault="00C8587B" w:rsidP="00C8587B">
            <w:r w:rsidRPr="005672F7">
              <w:t xml:space="preserve">Date of </w:t>
            </w:r>
            <w:r>
              <w:t>i</w:t>
            </w:r>
            <w:r w:rsidRPr="005672F7">
              <w:t>mplementation</w:t>
            </w:r>
            <w:r>
              <w:t xml:space="preserve"> (in terms of academic sessions)</w:t>
            </w:r>
          </w:p>
        </w:tc>
        <w:tc>
          <w:tcPr>
            <w:tcW w:w="6098" w:type="dxa"/>
          </w:tcPr>
          <w:p w14:paraId="7D22EE97" w14:textId="31249A56" w:rsidR="00C8587B" w:rsidRPr="005672F7" w:rsidRDefault="00F67CBD" w:rsidP="00C8587B">
            <w:r>
              <w:t>Semester 2 20</w:t>
            </w:r>
            <w:r w:rsidR="00CE4049">
              <w:t>26/27</w:t>
            </w:r>
            <w:r w:rsidR="00CB180A">
              <w:t xml:space="preserve"> </w:t>
            </w:r>
          </w:p>
        </w:tc>
        <w:tc>
          <w:tcPr>
            <w:tcW w:w="567" w:type="dxa"/>
          </w:tcPr>
          <w:p w14:paraId="4027FF15" w14:textId="79CD4288" w:rsidR="00C8587B" w:rsidRDefault="00C8587B" w:rsidP="00C8587B">
            <w:pPr>
              <w:rPr>
                <w:b/>
              </w:rPr>
            </w:pPr>
            <w:r>
              <w:rPr>
                <w:b/>
              </w:rPr>
              <w:t>B</w:t>
            </w:r>
          </w:p>
        </w:tc>
      </w:tr>
      <w:tr w:rsidR="00C8587B" w:rsidRPr="005672F7" w14:paraId="78B8B86C" w14:textId="77777777" w:rsidTr="426D4AD9">
        <w:tc>
          <w:tcPr>
            <w:tcW w:w="704" w:type="dxa"/>
            <w:shd w:val="clear" w:color="auto" w:fill="D9D9D9" w:themeFill="background1" w:themeFillShade="D9"/>
          </w:tcPr>
          <w:p w14:paraId="44FF34BE" w14:textId="77777777" w:rsidR="00C8587B" w:rsidRDefault="00C8587B" w:rsidP="00C8587B">
            <w:pPr>
              <w:pStyle w:val="ListParagraph"/>
              <w:numPr>
                <w:ilvl w:val="0"/>
                <w:numId w:val="16"/>
              </w:numPr>
              <w:ind w:hanging="689"/>
            </w:pPr>
          </w:p>
        </w:tc>
        <w:tc>
          <w:tcPr>
            <w:tcW w:w="10069" w:type="dxa"/>
            <w:gridSpan w:val="3"/>
            <w:shd w:val="clear" w:color="auto" w:fill="D9D9D9" w:themeFill="background1" w:themeFillShade="D9"/>
          </w:tcPr>
          <w:p w14:paraId="103FC016" w14:textId="1900E226" w:rsidR="00C8587B" w:rsidRDefault="00C8587B" w:rsidP="00C8587B">
            <w:pPr>
              <w:rPr>
                <w:b/>
              </w:rPr>
            </w:pPr>
            <w:r w:rsidRPr="00C8587B">
              <w:t>Rationale</w:t>
            </w:r>
          </w:p>
        </w:tc>
      </w:tr>
      <w:tr w:rsidR="00C8587B" w:rsidRPr="005672F7" w14:paraId="3BB5BC62" w14:textId="77777777" w:rsidTr="426D4AD9">
        <w:tc>
          <w:tcPr>
            <w:tcW w:w="704" w:type="dxa"/>
            <w:vMerge w:val="restart"/>
          </w:tcPr>
          <w:p w14:paraId="466C6E15" w14:textId="22D858A4" w:rsidR="00C8587B" w:rsidRPr="00216376" w:rsidRDefault="00C8587B" w:rsidP="00C8587B">
            <w:pPr>
              <w:pStyle w:val="ListParagraph"/>
              <w:numPr>
                <w:ilvl w:val="0"/>
                <w:numId w:val="23"/>
              </w:numPr>
              <w:ind w:left="357" w:hanging="357"/>
            </w:pPr>
          </w:p>
        </w:tc>
        <w:tc>
          <w:tcPr>
            <w:tcW w:w="9502" w:type="dxa"/>
            <w:gridSpan w:val="2"/>
          </w:tcPr>
          <w:p w14:paraId="38A83F35" w14:textId="31EEE2C1" w:rsidR="00C8587B" w:rsidRPr="005672F7" w:rsidRDefault="00C8587B" w:rsidP="00C8587B">
            <w:r w:rsidRPr="005672F7">
              <w:t xml:space="preserve">Rationale for </w:t>
            </w:r>
            <w:r>
              <w:t>proposal</w:t>
            </w:r>
            <w:r w:rsidRPr="005672F7">
              <w:t>/modification of module</w:t>
            </w:r>
            <w:r>
              <w:t xml:space="preserve">, including why the proposal/modification is necessary. Please use this box to provide any additional detail about modifications, e.g. if changes are phased. To make changes to multiple modules please attach a specification for each module.  </w:t>
            </w:r>
          </w:p>
        </w:tc>
        <w:tc>
          <w:tcPr>
            <w:tcW w:w="567" w:type="dxa"/>
            <w:vMerge w:val="restart"/>
          </w:tcPr>
          <w:p w14:paraId="298DB06B" w14:textId="5D0933E3" w:rsidR="00C8587B" w:rsidRPr="00E45B78" w:rsidRDefault="00C8587B" w:rsidP="00C8587B">
            <w:pPr>
              <w:rPr>
                <w:b/>
              </w:rPr>
            </w:pPr>
            <w:r>
              <w:rPr>
                <w:b/>
              </w:rPr>
              <w:t>SF</w:t>
            </w:r>
          </w:p>
        </w:tc>
      </w:tr>
      <w:tr w:rsidR="00C8587B" w:rsidRPr="005672F7" w14:paraId="15380DDA" w14:textId="77777777" w:rsidTr="426D4AD9">
        <w:tc>
          <w:tcPr>
            <w:tcW w:w="704" w:type="dxa"/>
            <w:vMerge/>
          </w:tcPr>
          <w:p w14:paraId="09D445BD" w14:textId="77777777" w:rsidR="00C8587B" w:rsidRPr="00216376" w:rsidRDefault="00C8587B" w:rsidP="00C8587B">
            <w:pPr>
              <w:pStyle w:val="ListParagraph"/>
              <w:numPr>
                <w:ilvl w:val="0"/>
                <w:numId w:val="23"/>
              </w:numPr>
              <w:ind w:left="357" w:hanging="357"/>
            </w:pPr>
          </w:p>
        </w:tc>
        <w:tc>
          <w:tcPr>
            <w:tcW w:w="9502" w:type="dxa"/>
            <w:gridSpan w:val="2"/>
          </w:tcPr>
          <w:p w14:paraId="163BC454" w14:textId="5908648A" w:rsidR="00F310C4" w:rsidRDefault="00EE540F" w:rsidP="00C8587B">
            <w:pPr>
              <w:rPr>
                <w:color w:val="auto"/>
              </w:rPr>
            </w:pPr>
            <w:r w:rsidRPr="4F87744F">
              <w:rPr>
                <w:color w:val="auto"/>
              </w:rPr>
              <w:t xml:space="preserve">This module is </w:t>
            </w:r>
            <w:r w:rsidR="00EE1B49" w:rsidRPr="4F87744F">
              <w:rPr>
                <w:color w:val="auto"/>
              </w:rPr>
              <w:t xml:space="preserve">an </w:t>
            </w:r>
            <w:r w:rsidR="00EE1B49" w:rsidRPr="4F87744F">
              <w:rPr>
                <w:b/>
                <w:bCs/>
                <w:color w:val="auto"/>
              </w:rPr>
              <w:t>optional</w:t>
            </w:r>
            <w:r w:rsidR="00EE1B49" w:rsidRPr="4F87744F">
              <w:rPr>
                <w:color w:val="auto"/>
              </w:rPr>
              <w:t xml:space="preserve"> module for</w:t>
            </w:r>
            <w:r w:rsidRPr="4F87744F">
              <w:rPr>
                <w:color w:val="auto"/>
              </w:rPr>
              <w:t xml:space="preserve"> the MSc Economics</w:t>
            </w:r>
            <w:r w:rsidR="00EE1B49" w:rsidRPr="4F87744F">
              <w:rPr>
                <w:color w:val="auto"/>
              </w:rPr>
              <w:t>, AI</w:t>
            </w:r>
            <w:r w:rsidRPr="4F87744F">
              <w:rPr>
                <w:color w:val="auto"/>
              </w:rPr>
              <w:t xml:space="preserve"> and Data Science pathway. </w:t>
            </w:r>
            <w:r>
              <w:br/>
            </w:r>
            <w:r w:rsidR="00987D25" w:rsidRPr="4F87744F">
              <w:rPr>
                <w:color w:val="auto"/>
              </w:rPr>
              <w:t>The rational</w:t>
            </w:r>
            <w:r w:rsidR="00176A9A" w:rsidRPr="4F87744F">
              <w:rPr>
                <w:color w:val="auto"/>
              </w:rPr>
              <w:t>e</w:t>
            </w:r>
            <w:r w:rsidR="00987D25" w:rsidRPr="4F87744F">
              <w:rPr>
                <w:color w:val="auto"/>
              </w:rPr>
              <w:t xml:space="preserve"> of introducing it is to offer</w:t>
            </w:r>
            <w:r w:rsidR="00553678" w:rsidRPr="4F87744F">
              <w:rPr>
                <w:color w:val="auto"/>
              </w:rPr>
              <w:t xml:space="preserve"> an</w:t>
            </w:r>
            <w:r w:rsidR="00987D25" w:rsidRPr="4F87744F">
              <w:rPr>
                <w:color w:val="auto"/>
              </w:rPr>
              <w:t xml:space="preserve"> in-house module on text and unstructured data analysis within the Business School, rather</w:t>
            </w:r>
            <w:r w:rsidR="00F310C4" w:rsidRPr="4F87744F">
              <w:rPr>
                <w:color w:val="auto"/>
              </w:rPr>
              <w:t xml:space="preserve"> than relying on the expertise in other colleges. </w:t>
            </w:r>
            <w:r w:rsidR="2A48D4AD" w:rsidRPr="4F87744F">
              <w:rPr>
                <w:color w:val="auto"/>
              </w:rPr>
              <w:t xml:space="preserve">The module will initially be offered only on the MSc Economics, AI and Data Science. </w:t>
            </w:r>
            <w:r w:rsidR="00F310C4" w:rsidRPr="4F87744F">
              <w:rPr>
                <w:color w:val="auto"/>
              </w:rPr>
              <w:t xml:space="preserve">Due to its focus on economic and policy applications, this module can potentially be useful </w:t>
            </w:r>
            <w:r w:rsidR="00694BAE" w:rsidRPr="4F87744F">
              <w:rPr>
                <w:color w:val="auto"/>
              </w:rPr>
              <w:t>for</w:t>
            </w:r>
            <w:r w:rsidR="39511A4C" w:rsidRPr="4F87744F">
              <w:rPr>
                <w:color w:val="auto"/>
              </w:rPr>
              <w:t xml:space="preserve"> other</w:t>
            </w:r>
            <w:r w:rsidR="00694BAE" w:rsidRPr="4F87744F">
              <w:rPr>
                <w:color w:val="auto"/>
              </w:rPr>
              <w:t xml:space="preserve"> programmes</w:t>
            </w:r>
            <w:r w:rsidR="00553678" w:rsidRPr="4F87744F">
              <w:rPr>
                <w:color w:val="auto"/>
              </w:rPr>
              <w:t xml:space="preserve"> </w:t>
            </w:r>
            <w:r w:rsidR="00F310C4" w:rsidRPr="4F87744F">
              <w:rPr>
                <w:color w:val="auto"/>
              </w:rPr>
              <w:t>within the Business School</w:t>
            </w:r>
            <w:r w:rsidR="1FA0EF65" w:rsidRPr="4F87744F">
              <w:rPr>
                <w:color w:val="auto"/>
              </w:rPr>
              <w:t xml:space="preserve"> and so potential wider application will be considered in due course</w:t>
            </w:r>
            <w:r w:rsidR="00F310C4" w:rsidRPr="4F87744F">
              <w:rPr>
                <w:color w:val="auto"/>
              </w:rPr>
              <w:t>.</w:t>
            </w:r>
            <w:r w:rsidR="00987D25" w:rsidRPr="4F87744F">
              <w:rPr>
                <w:color w:val="auto"/>
              </w:rPr>
              <w:t xml:space="preserve"> </w:t>
            </w:r>
            <w:r>
              <w:br/>
            </w:r>
          </w:p>
          <w:p w14:paraId="543707A8" w14:textId="77777777" w:rsidR="00AA6746" w:rsidRDefault="00BD0BF5" w:rsidP="009F2B3F">
            <w:pPr>
              <w:rPr>
                <w:color w:val="auto"/>
              </w:rPr>
            </w:pPr>
            <w:r w:rsidRPr="00BD0BF5">
              <w:rPr>
                <w:color w:val="auto"/>
              </w:rPr>
              <w:t>This elective</w:t>
            </w:r>
            <w:r>
              <w:rPr>
                <w:color w:val="auto"/>
              </w:rPr>
              <w:t xml:space="preserve"> module</w:t>
            </w:r>
            <w:r w:rsidRPr="00BD0BF5">
              <w:rPr>
                <w:color w:val="auto"/>
              </w:rPr>
              <w:t xml:space="preserve"> focuses on applied use of text, image and audio in econom</w:t>
            </w:r>
            <w:r w:rsidR="00F310C4">
              <w:rPr>
                <w:color w:val="auto"/>
              </w:rPr>
              <w:t>etric</w:t>
            </w:r>
            <w:r w:rsidRPr="00BD0BF5">
              <w:rPr>
                <w:color w:val="auto"/>
              </w:rPr>
              <w:t xml:space="preserve"> analysis</w:t>
            </w:r>
            <w:r>
              <w:rPr>
                <w:color w:val="auto"/>
              </w:rPr>
              <w:t xml:space="preserve">, </w:t>
            </w:r>
            <w:r w:rsidRPr="00BD0BF5">
              <w:rPr>
                <w:color w:val="auto"/>
              </w:rPr>
              <w:t xml:space="preserve">emphasising </w:t>
            </w:r>
            <w:r w:rsidR="00F310C4">
              <w:rPr>
                <w:color w:val="auto"/>
              </w:rPr>
              <w:t>data collection</w:t>
            </w:r>
            <w:r w:rsidRPr="00BD0BF5">
              <w:rPr>
                <w:color w:val="auto"/>
              </w:rPr>
              <w:t xml:space="preserve">, model selection and interpretation rather than algorithm </w:t>
            </w:r>
            <w:r w:rsidR="009F2B3F">
              <w:rPr>
                <w:color w:val="auto"/>
              </w:rPr>
              <w:t>construction</w:t>
            </w:r>
            <w:r w:rsidRPr="00BD0BF5">
              <w:rPr>
                <w:color w:val="auto"/>
              </w:rPr>
              <w:t xml:space="preserve">. It complements </w:t>
            </w:r>
            <w:r w:rsidR="00086325">
              <w:rPr>
                <w:color w:val="auto"/>
              </w:rPr>
              <w:t xml:space="preserve">the compulsory modules of </w:t>
            </w:r>
            <w:r w:rsidRPr="00BD0BF5">
              <w:rPr>
                <w:color w:val="auto"/>
              </w:rPr>
              <w:t xml:space="preserve">Neural Computation and Data-intensive AI (algorithmic detail) and </w:t>
            </w:r>
            <w:r w:rsidR="00086325">
              <w:rPr>
                <w:color w:val="auto"/>
              </w:rPr>
              <w:t xml:space="preserve">Data Science, </w:t>
            </w:r>
            <w:r w:rsidRPr="00BD0BF5">
              <w:rPr>
                <w:color w:val="auto"/>
              </w:rPr>
              <w:t>Machine Learning and Economics (</w:t>
            </w:r>
            <w:r w:rsidR="009F2B3F">
              <w:rPr>
                <w:color w:val="auto"/>
              </w:rPr>
              <w:t xml:space="preserve">machine learning </w:t>
            </w:r>
            <w:r w:rsidRPr="00BD0BF5">
              <w:rPr>
                <w:color w:val="auto"/>
              </w:rPr>
              <w:t>applications</w:t>
            </w:r>
            <w:r w:rsidR="00086325">
              <w:rPr>
                <w:color w:val="auto"/>
              </w:rPr>
              <w:t xml:space="preserve"> with numerical data</w:t>
            </w:r>
            <w:r w:rsidRPr="00BD0BF5">
              <w:rPr>
                <w:color w:val="auto"/>
              </w:rPr>
              <w:t>)</w:t>
            </w:r>
            <w:r w:rsidR="009F2B3F">
              <w:rPr>
                <w:color w:val="auto"/>
              </w:rPr>
              <w:t>.</w:t>
            </w:r>
          </w:p>
          <w:p w14:paraId="79D4673F" w14:textId="656122BF" w:rsidR="009F2B3F" w:rsidRPr="00BD0BF5" w:rsidRDefault="009F2B3F" w:rsidP="009F2B3F">
            <w:pPr>
              <w:rPr>
                <w:color w:val="auto"/>
              </w:rPr>
            </w:pPr>
          </w:p>
        </w:tc>
        <w:tc>
          <w:tcPr>
            <w:tcW w:w="567" w:type="dxa"/>
            <w:vMerge/>
          </w:tcPr>
          <w:p w14:paraId="6489CADB" w14:textId="77777777" w:rsidR="00C8587B" w:rsidRPr="00E45B78" w:rsidRDefault="00C8587B" w:rsidP="00C8587B">
            <w:pPr>
              <w:rPr>
                <w:b/>
              </w:rPr>
            </w:pPr>
          </w:p>
        </w:tc>
      </w:tr>
      <w:tr w:rsidR="00C8587B" w:rsidRPr="005672F7" w14:paraId="5217CD60" w14:textId="77777777" w:rsidTr="426D4AD9">
        <w:tc>
          <w:tcPr>
            <w:tcW w:w="704" w:type="dxa"/>
          </w:tcPr>
          <w:p w14:paraId="4608C854" w14:textId="3F4EB2DC" w:rsidR="00C8587B" w:rsidRPr="005672F7" w:rsidRDefault="00C8587B" w:rsidP="00C8587B">
            <w:pPr>
              <w:pStyle w:val="ListParagraph"/>
              <w:numPr>
                <w:ilvl w:val="0"/>
                <w:numId w:val="23"/>
              </w:numPr>
              <w:ind w:left="357" w:hanging="357"/>
            </w:pPr>
          </w:p>
        </w:tc>
        <w:tc>
          <w:tcPr>
            <w:tcW w:w="3404" w:type="dxa"/>
          </w:tcPr>
          <w:p w14:paraId="59FA185A" w14:textId="68242F30" w:rsidR="00C8587B" w:rsidRPr="005672F7" w:rsidRDefault="00C8587B" w:rsidP="00C8587B">
            <w:r w:rsidRPr="005672F7">
              <w:t>Please describe any resource implications (e.g. staffing/library resource, impact on income) (</w:t>
            </w:r>
            <w:r>
              <w:t xml:space="preserve">required for </w:t>
            </w:r>
            <w:r w:rsidRPr="005672F7">
              <w:t>proposals)</w:t>
            </w:r>
          </w:p>
        </w:tc>
        <w:tc>
          <w:tcPr>
            <w:tcW w:w="6098" w:type="dxa"/>
          </w:tcPr>
          <w:p w14:paraId="6A852CBA" w14:textId="2ADC381A" w:rsidR="00C8587B" w:rsidRPr="005672F7" w:rsidRDefault="001B4EED" w:rsidP="00C8587B">
            <w:r w:rsidRPr="001B4EED">
              <w:rPr>
                <w:bCs/>
              </w:rPr>
              <w:t xml:space="preserve">This module will require 2 x 2h lectures per week and one 1h computing lab during the </w:t>
            </w:r>
            <w:proofErr w:type="gramStart"/>
            <w:r w:rsidRPr="001B4EED">
              <w:rPr>
                <w:bCs/>
              </w:rPr>
              <w:t>11 week</w:t>
            </w:r>
            <w:proofErr w:type="gramEnd"/>
            <w:r w:rsidRPr="001B4EED">
              <w:rPr>
                <w:bCs/>
              </w:rPr>
              <w:t xml:space="preserve"> teaching term, with exceptions of week (PG introductory weeks), week 6 and week 11 (assessment support weeks, therefore no lectures or seminars), which totals of the 8 weeks of lecture and tutorial delivery</w:t>
            </w:r>
          </w:p>
        </w:tc>
        <w:tc>
          <w:tcPr>
            <w:tcW w:w="567" w:type="dxa"/>
          </w:tcPr>
          <w:p w14:paraId="1211DB54" w14:textId="5355E367" w:rsidR="00C8587B" w:rsidRPr="00E45B78" w:rsidRDefault="00C8587B" w:rsidP="00C8587B">
            <w:pPr>
              <w:rPr>
                <w:b/>
              </w:rPr>
            </w:pPr>
            <w:r>
              <w:rPr>
                <w:b/>
              </w:rPr>
              <w:t>SF</w:t>
            </w:r>
          </w:p>
        </w:tc>
      </w:tr>
      <w:tr w:rsidR="00C8587B" w:rsidRPr="005672F7" w14:paraId="6213914E" w14:textId="77777777" w:rsidTr="426D4AD9">
        <w:tc>
          <w:tcPr>
            <w:tcW w:w="704" w:type="dxa"/>
          </w:tcPr>
          <w:p w14:paraId="762ECDFD" w14:textId="61FD910C" w:rsidR="00C8587B" w:rsidRPr="005672F7" w:rsidRDefault="00C8587B" w:rsidP="00C8587B">
            <w:pPr>
              <w:pStyle w:val="ListParagraph"/>
              <w:numPr>
                <w:ilvl w:val="0"/>
                <w:numId w:val="23"/>
              </w:numPr>
              <w:ind w:left="357" w:hanging="357"/>
            </w:pPr>
          </w:p>
        </w:tc>
        <w:tc>
          <w:tcPr>
            <w:tcW w:w="3404" w:type="dxa"/>
          </w:tcPr>
          <w:p w14:paraId="7CA1553F" w14:textId="58542D37" w:rsidR="00C8587B" w:rsidRPr="005672F7" w:rsidRDefault="00C8587B" w:rsidP="00C8587B">
            <w:r w:rsidRPr="005672F7">
              <w:t xml:space="preserve">Are there any related programme </w:t>
            </w:r>
            <w:r w:rsidR="004C6AE6">
              <w:t>paperwork</w:t>
            </w:r>
            <w:r w:rsidRPr="005672F7">
              <w:t>? (for proposals and significant module modifications)</w:t>
            </w:r>
            <w:r>
              <w:rPr>
                <w:rStyle w:val="FootnoteReference"/>
              </w:rPr>
              <w:footnoteReference w:id="2"/>
            </w:r>
          </w:p>
        </w:tc>
        <w:tc>
          <w:tcPr>
            <w:tcW w:w="6098" w:type="dxa"/>
          </w:tcPr>
          <w:sdt>
            <w:sdtPr>
              <w:rPr>
                <w:color w:val="2B579A"/>
                <w:shd w:val="clear" w:color="auto" w:fill="E6E6E6"/>
              </w:rPr>
              <w:id w:val="-1601478484"/>
              <w:placeholder>
                <w:docPart w:val="A006A98A52E24EE7A44A9E06CBCB631C"/>
              </w:placeholder>
              <w:dropDownList>
                <w:listItem w:value="Choose an item."/>
                <w:listItem w:displayText="Yes" w:value="Yes"/>
                <w:listItem w:displayText="No" w:value="No"/>
              </w:dropDownList>
            </w:sdtPr>
            <w:sdtEndPr>
              <w:rPr>
                <w:color w:val="000000"/>
                <w:shd w:val="clear" w:color="auto" w:fill="auto"/>
              </w:rPr>
            </w:sdtEndPr>
            <w:sdtContent>
              <w:p w14:paraId="7B218F08" w14:textId="56675D82" w:rsidR="00C8587B" w:rsidRDefault="00DE01B1" w:rsidP="00C8587B">
                <w:r>
                  <w:rPr>
                    <w:color w:val="2B579A"/>
                    <w:shd w:val="clear" w:color="auto" w:fill="E6E6E6"/>
                  </w:rPr>
                  <w:t>Yes</w:t>
                </w:r>
              </w:p>
            </w:sdtContent>
          </w:sdt>
          <w:p w14:paraId="54505948" w14:textId="1F9592FD" w:rsidR="00C8587B" w:rsidRPr="005672F7" w:rsidRDefault="0023226C" w:rsidP="00C8587B">
            <w:r>
              <w:t>This module is attached to the new MSc Economics pathway Economics</w:t>
            </w:r>
            <w:r w:rsidR="00C909CA">
              <w:t>, AI</w:t>
            </w:r>
            <w:r>
              <w:t xml:space="preserve"> and Data Science</w:t>
            </w:r>
          </w:p>
        </w:tc>
        <w:tc>
          <w:tcPr>
            <w:tcW w:w="567" w:type="dxa"/>
          </w:tcPr>
          <w:p w14:paraId="297E01B0" w14:textId="2101BA1D" w:rsidR="00C8587B" w:rsidRPr="00E45B78" w:rsidRDefault="00C8587B" w:rsidP="00C8587B">
            <w:pPr>
              <w:rPr>
                <w:b/>
              </w:rPr>
            </w:pPr>
            <w:r>
              <w:rPr>
                <w:b/>
              </w:rPr>
              <w:t>B Q</w:t>
            </w:r>
          </w:p>
        </w:tc>
      </w:tr>
      <w:tr w:rsidR="00C8587B" w:rsidRPr="005672F7" w14:paraId="69519B10" w14:textId="77777777" w:rsidTr="426D4AD9">
        <w:trPr>
          <w:trHeight w:val="20"/>
        </w:trPr>
        <w:tc>
          <w:tcPr>
            <w:tcW w:w="704" w:type="dxa"/>
          </w:tcPr>
          <w:p w14:paraId="23BA4B68" w14:textId="7247F981" w:rsidR="00C8587B" w:rsidRPr="005672F7" w:rsidRDefault="00C8587B" w:rsidP="00C8587B">
            <w:pPr>
              <w:pStyle w:val="ListParagraph"/>
              <w:numPr>
                <w:ilvl w:val="0"/>
                <w:numId w:val="23"/>
              </w:numPr>
              <w:ind w:left="357" w:hanging="357"/>
            </w:pPr>
          </w:p>
        </w:tc>
        <w:tc>
          <w:tcPr>
            <w:tcW w:w="3404" w:type="dxa"/>
          </w:tcPr>
          <w:p w14:paraId="3CEBA81A" w14:textId="77777777" w:rsidR="00C8587B" w:rsidRPr="005672F7" w:rsidRDefault="00C8587B" w:rsidP="00C8587B">
            <w:r w:rsidRPr="005672F7">
              <w:t>If yes, have they been submitted for approval alongside this proposal?</w:t>
            </w:r>
          </w:p>
        </w:tc>
        <w:tc>
          <w:tcPr>
            <w:tcW w:w="6098" w:type="dxa"/>
          </w:tcPr>
          <w:p w14:paraId="02AB12F5" w14:textId="02CFBFF4" w:rsidR="00C8587B" w:rsidRDefault="0023226C" w:rsidP="00C8587B">
            <w:r>
              <w:t>Yes</w:t>
            </w:r>
          </w:p>
          <w:p w14:paraId="7802E365" w14:textId="77777777" w:rsidR="00C8587B" w:rsidRDefault="00C8587B" w:rsidP="00C8587B"/>
          <w:p w14:paraId="379CC6B0" w14:textId="77777777" w:rsidR="00C8587B" w:rsidRPr="005672F7" w:rsidRDefault="00C8587B" w:rsidP="00C8587B"/>
        </w:tc>
        <w:tc>
          <w:tcPr>
            <w:tcW w:w="567" w:type="dxa"/>
          </w:tcPr>
          <w:p w14:paraId="147F0E3B" w14:textId="5A4DC040" w:rsidR="00C8587B" w:rsidRPr="00E45B78" w:rsidRDefault="00C8587B" w:rsidP="00C8587B">
            <w:pPr>
              <w:rPr>
                <w:b/>
              </w:rPr>
            </w:pPr>
            <w:r>
              <w:rPr>
                <w:b/>
              </w:rPr>
              <w:t>B Q</w:t>
            </w:r>
          </w:p>
        </w:tc>
      </w:tr>
      <w:tr w:rsidR="00C83527" w:rsidRPr="005672F7" w14:paraId="1CD81877" w14:textId="77777777" w:rsidTr="426D4AD9">
        <w:tc>
          <w:tcPr>
            <w:tcW w:w="704" w:type="dxa"/>
            <w:shd w:val="clear" w:color="auto" w:fill="D9D9D9" w:themeFill="background1" w:themeFillShade="D9"/>
          </w:tcPr>
          <w:p w14:paraId="2654645C" w14:textId="1E91EEE9" w:rsidR="00C83527" w:rsidRPr="000D2C69" w:rsidRDefault="00C83527" w:rsidP="00C8587B">
            <w:r w:rsidRPr="000D2C69">
              <w:t>7</w:t>
            </w:r>
          </w:p>
        </w:tc>
        <w:tc>
          <w:tcPr>
            <w:tcW w:w="3404" w:type="dxa"/>
            <w:shd w:val="clear" w:color="auto" w:fill="D9D9D9" w:themeFill="background1" w:themeFillShade="D9"/>
          </w:tcPr>
          <w:p w14:paraId="655F6031" w14:textId="77777777" w:rsidR="00C83527" w:rsidRPr="000D2C69" w:rsidRDefault="00C83527" w:rsidP="00166B0D">
            <w:pPr>
              <w:rPr>
                <w:b/>
              </w:rPr>
            </w:pPr>
            <w:r w:rsidRPr="000D2C69">
              <w:t>Consultation (required for modifications, advised for proposals, where applicable)</w:t>
            </w:r>
          </w:p>
        </w:tc>
        <w:tc>
          <w:tcPr>
            <w:tcW w:w="6665" w:type="dxa"/>
            <w:gridSpan w:val="2"/>
            <w:shd w:val="clear" w:color="auto" w:fill="D9D9D9" w:themeFill="background1" w:themeFillShade="D9"/>
          </w:tcPr>
          <w:p w14:paraId="33AD5D11" w14:textId="66311E6E" w:rsidR="00C83527" w:rsidRPr="000D2C69" w:rsidRDefault="00C83527" w:rsidP="00166B0D">
            <w:pPr>
              <w:rPr>
                <w:bCs/>
              </w:rPr>
            </w:pPr>
            <w:r w:rsidRPr="000D2C69">
              <w:rPr>
                <w:bCs/>
              </w:rPr>
              <w:t>Please describe how, when, and with whom consultations occurred, and the outcomes</w:t>
            </w:r>
          </w:p>
        </w:tc>
      </w:tr>
      <w:tr w:rsidR="00C8587B" w:rsidRPr="005672F7" w14:paraId="0E3ECDA3" w14:textId="77777777" w:rsidTr="426D4AD9">
        <w:tc>
          <w:tcPr>
            <w:tcW w:w="704" w:type="dxa"/>
          </w:tcPr>
          <w:p w14:paraId="5857AD02" w14:textId="77777777" w:rsidR="00C8587B" w:rsidRPr="009D0B13" w:rsidRDefault="00C8587B" w:rsidP="00AA6746">
            <w:pPr>
              <w:pStyle w:val="ListParagraph"/>
              <w:numPr>
                <w:ilvl w:val="0"/>
                <w:numId w:val="25"/>
              </w:numPr>
              <w:ind w:left="357" w:hanging="357"/>
            </w:pPr>
          </w:p>
        </w:tc>
        <w:tc>
          <w:tcPr>
            <w:tcW w:w="3404" w:type="dxa"/>
          </w:tcPr>
          <w:p w14:paraId="36950FE7" w14:textId="09A7CA5D" w:rsidR="00C8587B" w:rsidRPr="009D0B13" w:rsidRDefault="00C8587B" w:rsidP="004E1DD1">
            <w:r w:rsidRPr="009D0B13">
              <w:t>Prospective/existing students where necessary</w:t>
            </w:r>
            <w:r w:rsidR="004E1DD1" w:rsidRPr="009D0B13">
              <w:rPr>
                <w:rStyle w:val="FootnoteReference"/>
              </w:rPr>
              <w:footnoteReference w:id="3"/>
            </w:r>
          </w:p>
        </w:tc>
        <w:tc>
          <w:tcPr>
            <w:tcW w:w="6098" w:type="dxa"/>
          </w:tcPr>
          <w:p w14:paraId="464FBFA9" w14:textId="4D87C68E" w:rsidR="005F5691" w:rsidRDefault="00B44AB8" w:rsidP="00C8587B">
            <w:r w:rsidRPr="00C83A78">
              <w:t xml:space="preserve">Current </w:t>
            </w:r>
            <w:r w:rsidR="00034BF2">
              <w:t xml:space="preserve">MSc students </w:t>
            </w:r>
            <w:r w:rsidR="00CF0640">
              <w:t>were presented the program during the student staff f</w:t>
            </w:r>
            <w:r w:rsidR="00843730">
              <w:t>orum</w:t>
            </w:r>
            <w:r w:rsidR="00CF0640">
              <w:t xml:space="preserve"> on the</w:t>
            </w:r>
            <w:r w:rsidR="00843730">
              <w:t xml:space="preserve"> 19</w:t>
            </w:r>
            <w:r w:rsidR="00843730" w:rsidRPr="00843730">
              <w:rPr>
                <w:vertAlign w:val="superscript"/>
              </w:rPr>
              <w:t>th</w:t>
            </w:r>
            <w:r w:rsidR="00843730">
              <w:t xml:space="preserve"> of February 2025</w:t>
            </w:r>
            <w:r w:rsidR="005F5691">
              <w:t>, where MSc Economics, MBF and FE students were present</w:t>
            </w:r>
            <w:r w:rsidRPr="00C83A78">
              <w:t xml:space="preserve">. Students show great support for the </w:t>
            </w:r>
            <w:r w:rsidR="00843730">
              <w:t xml:space="preserve">introduction of the </w:t>
            </w:r>
            <w:r w:rsidR="005F5691">
              <w:t xml:space="preserve">program and the </w:t>
            </w:r>
            <w:r w:rsidRPr="00C83A78">
              <w:t xml:space="preserve">machine learning </w:t>
            </w:r>
            <w:proofErr w:type="gramStart"/>
            <w:r w:rsidR="005F5691">
              <w:t>module in particular</w:t>
            </w:r>
            <w:proofErr w:type="gramEnd"/>
            <w:r w:rsidR="005F5691">
              <w:t>.</w:t>
            </w:r>
          </w:p>
          <w:p w14:paraId="0F8FD328" w14:textId="70F88E86" w:rsidR="00C8587B" w:rsidRPr="005672F7" w:rsidRDefault="005F5691" w:rsidP="00C8587B">
            <w:r>
              <w:t>Some of the students mentioned</w:t>
            </w:r>
            <w:r w:rsidR="00C4069C">
              <w:t xml:space="preserve"> that they would have chosen to apply for the program, had it been available already.</w:t>
            </w:r>
          </w:p>
        </w:tc>
        <w:tc>
          <w:tcPr>
            <w:tcW w:w="567" w:type="dxa"/>
          </w:tcPr>
          <w:p w14:paraId="1BA46EE3" w14:textId="6CDC2B22" w:rsidR="00C8587B" w:rsidRPr="00E45B78" w:rsidRDefault="00C8587B" w:rsidP="00C8587B">
            <w:pPr>
              <w:rPr>
                <w:b/>
              </w:rPr>
            </w:pPr>
            <w:r>
              <w:rPr>
                <w:b/>
              </w:rPr>
              <w:t>Q</w:t>
            </w:r>
          </w:p>
        </w:tc>
      </w:tr>
      <w:tr w:rsidR="003728F4" w:rsidRPr="005672F7" w14:paraId="20E9666A" w14:textId="77777777" w:rsidTr="426D4AD9">
        <w:tc>
          <w:tcPr>
            <w:tcW w:w="704" w:type="dxa"/>
          </w:tcPr>
          <w:p w14:paraId="1A63B185" w14:textId="77777777" w:rsidR="003728F4" w:rsidRPr="005672F7" w:rsidRDefault="003728F4" w:rsidP="003728F4">
            <w:pPr>
              <w:pStyle w:val="ListParagraph"/>
              <w:numPr>
                <w:ilvl w:val="0"/>
                <w:numId w:val="25"/>
              </w:numPr>
              <w:ind w:left="357" w:hanging="357"/>
            </w:pPr>
          </w:p>
        </w:tc>
        <w:tc>
          <w:tcPr>
            <w:tcW w:w="3404" w:type="dxa"/>
          </w:tcPr>
          <w:p w14:paraId="7D9E03D8" w14:textId="35EE57BC" w:rsidR="003728F4" w:rsidRPr="005672F7" w:rsidRDefault="003728F4" w:rsidP="003728F4">
            <w:r>
              <w:t>If the module is/will be available to students from other Schools</w:t>
            </w:r>
            <w:r w:rsidR="00303712" w:rsidDel="00303712">
              <w:t xml:space="preserve"> </w:t>
            </w:r>
            <w:r>
              <w:t xml:space="preserve">/Colleges, e.g. as part of a </w:t>
            </w:r>
            <w:r w:rsidR="13A73C2E">
              <w:t>joint or</w:t>
            </w:r>
            <w:r w:rsidR="00124A77">
              <w:t xml:space="preserve"> integrated</w:t>
            </w:r>
            <w:r w:rsidR="13A73C2E">
              <w:t xml:space="preserve"> degree</w:t>
            </w:r>
            <w:r>
              <w:t>, and/or the Birmingham International Academy, and/or if there is a Dubai-based equivalent, please provide details of consultation with the relevant programme lead</w:t>
            </w:r>
            <w:r w:rsidR="00336F53">
              <w:t>(s)</w:t>
            </w:r>
          </w:p>
        </w:tc>
        <w:tc>
          <w:tcPr>
            <w:tcW w:w="6098" w:type="dxa"/>
          </w:tcPr>
          <w:p w14:paraId="32066F14" w14:textId="255E8EE2" w:rsidR="003728F4" w:rsidRPr="005672F7" w:rsidRDefault="000F6FAD" w:rsidP="003728F4">
            <w:r>
              <w:t>NA</w:t>
            </w:r>
          </w:p>
        </w:tc>
        <w:tc>
          <w:tcPr>
            <w:tcW w:w="567" w:type="dxa"/>
          </w:tcPr>
          <w:p w14:paraId="3BE0249D" w14:textId="556FAC77" w:rsidR="003728F4" w:rsidRPr="00E45B78" w:rsidRDefault="003728F4" w:rsidP="003728F4">
            <w:pPr>
              <w:rPr>
                <w:b/>
              </w:rPr>
            </w:pPr>
            <w:r>
              <w:rPr>
                <w:b/>
              </w:rPr>
              <w:t>Q</w:t>
            </w:r>
          </w:p>
        </w:tc>
      </w:tr>
      <w:tr w:rsidR="00C8587B" w:rsidRPr="005672F7" w14:paraId="027C1750" w14:textId="77777777" w:rsidTr="426D4AD9">
        <w:tc>
          <w:tcPr>
            <w:tcW w:w="704" w:type="dxa"/>
          </w:tcPr>
          <w:p w14:paraId="350AC002" w14:textId="77777777" w:rsidR="00C8587B" w:rsidRPr="005672F7" w:rsidRDefault="00C8587B" w:rsidP="00AA6746">
            <w:pPr>
              <w:pStyle w:val="ListParagraph"/>
              <w:numPr>
                <w:ilvl w:val="0"/>
                <w:numId w:val="25"/>
              </w:numPr>
              <w:ind w:left="357" w:hanging="357"/>
            </w:pPr>
          </w:p>
        </w:tc>
        <w:tc>
          <w:tcPr>
            <w:tcW w:w="3404" w:type="dxa"/>
          </w:tcPr>
          <w:p w14:paraId="7874DBD9" w14:textId="320E47F2" w:rsidR="00C8587B" w:rsidRPr="005672F7" w:rsidRDefault="00166B0D" w:rsidP="00166B0D">
            <w:r>
              <w:t>If the module/programme is subject to accreditation, please provide details of consultation with the p</w:t>
            </w:r>
            <w:r w:rsidR="00C8587B" w:rsidRPr="005672F7">
              <w:t xml:space="preserve">rofessional body </w:t>
            </w:r>
          </w:p>
        </w:tc>
        <w:tc>
          <w:tcPr>
            <w:tcW w:w="6098" w:type="dxa"/>
          </w:tcPr>
          <w:p w14:paraId="36230CD8" w14:textId="7EA113AC" w:rsidR="00C8587B" w:rsidRPr="005672F7" w:rsidRDefault="000F6FAD" w:rsidP="00C8587B">
            <w:r>
              <w:t>NA</w:t>
            </w:r>
          </w:p>
        </w:tc>
        <w:tc>
          <w:tcPr>
            <w:tcW w:w="567" w:type="dxa"/>
          </w:tcPr>
          <w:p w14:paraId="79B07B6E" w14:textId="383832DD" w:rsidR="00C8587B" w:rsidRPr="00E45B78" w:rsidRDefault="00C8587B" w:rsidP="00C8587B">
            <w:pPr>
              <w:rPr>
                <w:b/>
              </w:rPr>
            </w:pPr>
            <w:r>
              <w:rPr>
                <w:b/>
              </w:rPr>
              <w:t>Q</w:t>
            </w:r>
          </w:p>
        </w:tc>
      </w:tr>
      <w:tr w:rsidR="00C8587B" w:rsidRPr="005672F7" w14:paraId="22AC95BF" w14:textId="77777777" w:rsidTr="426D4AD9">
        <w:tc>
          <w:tcPr>
            <w:tcW w:w="704" w:type="dxa"/>
          </w:tcPr>
          <w:p w14:paraId="6D96FE59" w14:textId="77777777" w:rsidR="00C8587B" w:rsidRPr="005672F7" w:rsidRDefault="00C8587B" w:rsidP="00AA6746">
            <w:pPr>
              <w:pStyle w:val="ListParagraph"/>
              <w:numPr>
                <w:ilvl w:val="0"/>
                <w:numId w:val="25"/>
              </w:numPr>
              <w:ind w:left="357" w:hanging="357"/>
            </w:pPr>
          </w:p>
        </w:tc>
        <w:tc>
          <w:tcPr>
            <w:tcW w:w="3404" w:type="dxa"/>
          </w:tcPr>
          <w:p w14:paraId="54A89591" w14:textId="05574204" w:rsidR="00C8587B" w:rsidRPr="005672F7" w:rsidRDefault="00166B0D" w:rsidP="00166B0D">
            <w:r>
              <w:t>If the module is part of a collaborative arrangement</w:t>
            </w:r>
            <w:r w:rsidR="004D5A0A">
              <w:t>,</w:t>
            </w:r>
            <w:r>
              <w:t xml:space="preserve"> please provide details of consultation with the </w:t>
            </w:r>
            <w:r w:rsidR="00C8587B" w:rsidRPr="005672F7">
              <w:t xml:space="preserve">Head of </w:t>
            </w:r>
            <w:r w:rsidR="00081B60" w:rsidRPr="00081B60">
              <w:t>Apprenticeships and Partnerships</w:t>
            </w:r>
          </w:p>
        </w:tc>
        <w:tc>
          <w:tcPr>
            <w:tcW w:w="6098" w:type="dxa"/>
          </w:tcPr>
          <w:p w14:paraId="627EC88B" w14:textId="3E98C541" w:rsidR="00C8587B" w:rsidRPr="005672F7" w:rsidRDefault="000F6FAD" w:rsidP="00C8587B">
            <w:r>
              <w:t>NA</w:t>
            </w:r>
          </w:p>
        </w:tc>
        <w:tc>
          <w:tcPr>
            <w:tcW w:w="567" w:type="dxa"/>
          </w:tcPr>
          <w:p w14:paraId="34E079C7" w14:textId="78276CE4" w:rsidR="00C8587B" w:rsidRPr="00E45B78" w:rsidRDefault="00C8587B" w:rsidP="00C8587B">
            <w:pPr>
              <w:rPr>
                <w:b/>
              </w:rPr>
            </w:pPr>
            <w:r>
              <w:rPr>
                <w:b/>
              </w:rPr>
              <w:t>Q</w:t>
            </w:r>
          </w:p>
        </w:tc>
      </w:tr>
      <w:tr w:rsidR="00AC3CC0" w:rsidRPr="005672F7" w14:paraId="3541BFEB" w14:textId="77777777" w:rsidTr="426D4AD9">
        <w:tc>
          <w:tcPr>
            <w:tcW w:w="704" w:type="dxa"/>
          </w:tcPr>
          <w:p w14:paraId="45054754" w14:textId="77777777" w:rsidR="00AC3CC0" w:rsidRPr="005672F7" w:rsidRDefault="00AC3CC0" w:rsidP="00AC3CC0">
            <w:pPr>
              <w:pStyle w:val="ListParagraph"/>
              <w:numPr>
                <w:ilvl w:val="0"/>
                <w:numId w:val="25"/>
              </w:numPr>
              <w:ind w:left="357" w:hanging="357"/>
            </w:pPr>
          </w:p>
        </w:tc>
        <w:tc>
          <w:tcPr>
            <w:tcW w:w="3404" w:type="dxa"/>
          </w:tcPr>
          <w:p w14:paraId="768E429F" w14:textId="58A0D7F0" w:rsidR="00AC3CC0" w:rsidRDefault="00AC3CC0" w:rsidP="00AC3CC0">
            <w:r w:rsidRPr="00074517">
              <w:t xml:space="preserve">Will the change fit into the </w:t>
            </w:r>
            <w:r w:rsidR="00F959A0">
              <w:t xml:space="preserve">partial </w:t>
            </w:r>
            <w:r w:rsidRPr="00074517">
              <w:t>block structure timetabling approach?</w:t>
            </w:r>
            <w:r w:rsidR="00E939E2">
              <w:rPr>
                <w:rStyle w:val="FootnoteReference"/>
              </w:rPr>
              <w:footnoteReference w:id="4"/>
            </w:r>
            <w:r w:rsidR="00033DC1">
              <w:t xml:space="preserve">                                                                                                                                 </w:t>
            </w:r>
          </w:p>
        </w:tc>
        <w:tc>
          <w:tcPr>
            <w:tcW w:w="6098" w:type="dxa"/>
          </w:tcPr>
          <w:sdt>
            <w:sdtPr>
              <w:rPr>
                <w:color w:val="2B579A"/>
                <w:shd w:val="clear" w:color="auto" w:fill="E6E6E6"/>
              </w:rPr>
              <w:id w:val="-1510754939"/>
              <w:placeholder>
                <w:docPart w:val="712C460E344048F1BE1673ED8561AA55"/>
              </w:placeholder>
              <w:dropDownList>
                <w:listItem w:value="Choose an item."/>
                <w:listItem w:displayText="Yes" w:value="Yes"/>
                <w:listItem w:displayText="No" w:value="No"/>
                <w:listItem w:displayText="N/A" w:value="N/A"/>
              </w:dropDownList>
            </w:sdtPr>
            <w:sdtEndPr>
              <w:rPr>
                <w:color w:val="000000"/>
                <w:shd w:val="clear" w:color="auto" w:fill="auto"/>
              </w:rPr>
            </w:sdtEndPr>
            <w:sdtContent>
              <w:p w14:paraId="2FD16D56" w14:textId="5BDED8DA" w:rsidR="00AC3CC0" w:rsidRDefault="00B327D8" w:rsidP="00AC3CC0">
                <w:pPr>
                  <w:rPr>
                    <w:color w:val="2B579A"/>
                    <w:shd w:val="clear" w:color="auto" w:fill="E6E6E6"/>
                  </w:rPr>
                </w:pPr>
                <w:r>
                  <w:rPr>
                    <w:color w:val="2B579A"/>
                    <w:shd w:val="clear" w:color="auto" w:fill="E6E6E6"/>
                  </w:rPr>
                  <w:t>Yes</w:t>
                </w:r>
              </w:p>
            </w:sdtContent>
          </w:sdt>
          <w:p w14:paraId="105C4440" w14:textId="77777777" w:rsidR="00AC3CC0" w:rsidRDefault="00AC3CC0" w:rsidP="00AC3CC0"/>
          <w:p w14:paraId="4A9EB72F" w14:textId="2958802E" w:rsidR="00AC3CC0" w:rsidRPr="005672F7" w:rsidRDefault="00AC3CC0" w:rsidP="00AC3CC0">
            <w:r>
              <w:rPr>
                <w:b/>
                <w:bCs/>
                <w:i/>
                <w:iCs/>
                <w:sz w:val="20"/>
                <w:szCs w:val="20"/>
              </w:rPr>
              <w:t>If ‘No’, please state rationale here</w:t>
            </w:r>
            <w:r w:rsidR="00451F21">
              <w:rPr>
                <w:b/>
                <w:bCs/>
                <w:i/>
                <w:iCs/>
                <w:sz w:val="20"/>
                <w:szCs w:val="20"/>
              </w:rPr>
              <w:t xml:space="preserve"> and </w:t>
            </w:r>
            <w:hyperlink r:id="rId14" w:anchor="id_token=eyJ0eXAiOiJKV1QiLCJhbGciOiJSUzI1NiIsIng1dCI6Ild3dXdRSWFCSWZvRURkbHd4VXpSRUVJbmtvMCIsImtpZCI6Ild3dXdRSWFCSWZvRURkbHd4VXpSRUVJbmtvMCJ9.eyJpc3MiOiJodHRwczovL2Ntcy11b2IuY2xvdWQuY29udGVuc2lzLmNvbS9hdXRoZW50aWNhdGUiLCJhdWQiOiJXZWJzaXRlQWRmc0NsaWVudCIsImV4cCI6MTcyMjQzNTg3MSwibmJmIjoxNzIyNDM1NTcxLCJub25jZSI6ImIyNjM4OGMxNTRjZTRkOThiMGMxMmM2YzYwZTBmZTRiIiwiaWF0IjoxNzIyNDM1NTcxLCJzaWQiOiJlZTdkZDdjYmRkZDg1OTAzNzE1MDM5ZGQzMjIwNGE0NCIsInN1YiI6IjY4ZTBhMmMzLWNkNjktNDI5Yy04MmViLWJkNGQwODY1MmY1MCIsImF1dGhfdGltZSI6MTcyMjQzNTU3MSwiaWRwIjoiaWRzcnYiLCJhbXIiOlsicGFzc3dvcmQiXX0.SKlISQkbl10DJWGyh90r1nQaQPP6uXXElZy8L-TWYr7LANsqL_iotB1BGQ8t7vqcz3WnLDLIhtYeV6VRzhEO1x7-8ywwyvjFLIh5n95UFoUroSI_b70leGmO2hCoUmO7SJ1EvuCfGFZ3DfAxc79dj6sFsN963ID-VHjlv0KSMZwmPPJMdOEyy4-jKKbxu4cKMWZQc14q_c4OnMwnMC9qrmy78b5KodrnFiOt0MCQUc7cxcZq_2sbEXA0BJdPF-qnseo9HccbzBErYkHPubUgnIHRfXJ45qUk_B_r4Ud9Ow3vLv7-RRpMikmK_HkbDwvuBRCMHYJjDssLBZcvGan6pQ&amp;scope=openid&amp;state=322ce6e9c97f4bce85b59e508d7b5016&amp;session_state=k3Y8-7QMPCTM6jq9RM1i6AMbNIYRNQttkcp4dvS40SU.2f702dfa2c58db9d3a6e19a103e89a26" w:history="1">
              <w:r w:rsidR="00451F21" w:rsidRPr="00451F21">
                <w:rPr>
                  <w:rStyle w:val="Hyperlink"/>
                  <w:b/>
                  <w:bCs/>
                  <w:i/>
                  <w:iCs/>
                  <w:sz w:val="20"/>
                  <w:szCs w:val="20"/>
                </w:rPr>
                <w:t>contact Timetabling and Examinations</w:t>
              </w:r>
            </w:hyperlink>
            <w:r w:rsidR="00451F21">
              <w:rPr>
                <w:b/>
                <w:bCs/>
                <w:i/>
                <w:iCs/>
                <w:sz w:val="20"/>
                <w:szCs w:val="20"/>
              </w:rPr>
              <w:t xml:space="preserve"> for consultation</w:t>
            </w:r>
            <w:r>
              <w:rPr>
                <w:b/>
                <w:bCs/>
                <w:i/>
                <w:iCs/>
                <w:sz w:val="20"/>
                <w:szCs w:val="20"/>
              </w:rPr>
              <w:t>:</w:t>
            </w:r>
          </w:p>
        </w:tc>
        <w:tc>
          <w:tcPr>
            <w:tcW w:w="567" w:type="dxa"/>
          </w:tcPr>
          <w:p w14:paraId="45E675CB" w14:textId="77777777" w:rsidR="00AC3CC0" w:rsidRDefault="00AC3CC0" w:rsidP="00AC3CC0">
            <w:pPr>
              <w:rPr>
                <w:b/>
              </w:rPr>
            </w:pPr>
          </w:p>
        </w:tc>
      </w:tr>
      <w:tr w:rsidR="00041745" w:rsidRPr="005672F7" w14:paraId="2EF103F7" w14:textId="77777777" w:rsidTr="426D4AD9">
        <w:tc>
          <w:tcPr>
            <w:tcW w:w="704" w:type="dxa"/>
          </w:tcPr>
          <w:p w14:paraId="04B0DC2B" w14:textId="77777777" w:rsidR="00041745" w:rsidRPr="005672F7" w:rsidRDefault="00041745" w:rsidP="00AA6746">
            <w:pPr>
              <w:pStyle w:val="ListParagraph"/>
              <w:numPr>
                <w:ilvl w:val="0"/>
                <w:numId w:val="25"/>
              </w:numPr>
              <w:ind w:left="357" w:hanging="357"/>
            </w:pPr>
          </w:p>
        </w:tc>
        <w:tc>
          <w:tcPr>
            <w:tcW w:w="3404" w:type="dxa"/>
          </w:tcPr>
          <w:p w14:paraId="337C0915" w14:textId="40247876" w:rsidR="00E939E2" w:rsidRDefault="00DA767B">
            <w:pPr>
              <w:textAlignment w:val="baseline"/>
              <w:rPr>
                <w:rFonts w:cs="Arial"/>
              </w:rPr>
            </w:pPr>
            <w:r w:rsidRPr="5E149D89">
              <w:rPr>
                <w:rFonts w:cs="Arial"/>
              </w:rPr>
              <w:t xml:space="preserve">If the answer to </w:t>
            </w:r>
            <w:r w:rsidR="00C3461F" w:rsidRPr="5E149D89">
              <w:rPr>
                <w:rFonts w:cs="Arial"/>
              </w:rPr>
              <w:t>7.5</w:t>
            </w:r>
            <w:r w:rsidRPr="5E149D89">
              <w:rPr>
                <w:rFonts w:cs="Arial"/>
              </w:rPr>
              <w:t xml:space="preserve"> is ‘</w:t>
            </w:r>
            <w:r w:rsidR="00E939E2" w:rsidRPr="5E149D89">
              <w:rPr>
                <w:rFonts w:cs="Arial"/>
              </w:rPr>
              <w:t>no</w:t>
            </w:r>
            <w:r w:rsidRPr="5E149D89">
              <w:rPr>
                <w:rFonts w:cs="Arial"/>
              </w:rPr>
              <w:t xml:space="preserve">, </w:t>
            </w:r>
            <w:r w:rsidR="00057388">
              <w:rPr>
                <w:rFonts w:cs="Arial"/>
              </w:rPr>
              <w:t>please confirm the details of the consultation with</w:t>
            </w:r>
            <w:r w:rsidR="00FA6A16" w:rsidRPr="5E149D89">
              <w:rPr>
                <w:rFonts w:cs="Arial"/>
              </w:rPr>
              <w:t xml:space="preserve"> Timetabling and Examinations </w:t>
            </w:r>
            <w:r w:rsidR="001121DA">
              <w:rPr>
                <w:rFonts w:cs="Arial"/>
              </w:rPr>
              <w:t xml:space="preserve">and </w:t>
            </w:r>
            <w:r w:rsidR="00057388">
              <w:rPr>
                <w:rFonts w:cs="Arial"/>
              </w:rPr>
              <w:t>whether it will have</w:t>
            </w:r>
            <w:r w:rsidR="00E939E2" w:rsidRPr="5E149D89">
              <w:rPr>
                <w:rFonts w:cs="Arial"/>
              </w:rPr>
              <w:t xml:space="preserve"> any significant impact </w:t>
            </w:r>
            <w:r w:rsidR="3B2A48CE" w:rsidRPr="5E149D89">
              <w:rPr>
                <w:rFonts w:cs="Arial"/>
              </w:rPr>
              <w:t>on</w:t>
            </w:r>
            <w:r w:rsidR="00E939E2" w:rsidRPr="5E149D89">
              <w:rPr>
                <w:rFonts w:cs="Arial"/>
              </w:rPr>
              <w:t xml:space="preserve"> the integrity of the timetable</w:t>
            </w:r>
            <w:r w:rsidR="001121DA">
              <w:rPr>
                <w:rFonts w:cs="Arial"/>
              </w:rPr>
              <w:t>.</w:t>
            </w:r>
          </w:p>
          <w:p w14:paraId="0FFAFD78" w14:textId="2AA62DFC" w:rsidR="00041745" w:rsidRPr="00DA767B" w:rsidRDefault="00E939E2" w:rsidP="006907E8">
            <w:pPr>
              <w:textAlignment w:val="baseline"/>
              <w:rPr>
                <w:rFonts w:cs="Arial"/>
              </w:rPr>
            </w:pPr>
            <w:r w:rsidRPr="5E149D89">
              <w:rPr>
                <w:rFonts w:cs="Arial"/>
              </w:rPr>
              <w:t>If it will cause a significant impact</w:t>
            </w:r>
            <w:r w:rsidR="00BC5927">
              <w:rPr>
                <w:rStyle w:val="FootnoteReference"/>
                <w:rFonts w:cs="Arial"/>
              </w:rPr>
              <w:footnoteReference w:id="5"/>
            </w:r>
            <w:r w:rsidRPr="5E149D89">
              <w:rPr>
                <w:rFonts w:cs="Arial"/>
              </w:rPr>
              <w:t xml:space="preserve"> please provide details of the suggested alternative, impact</w:t>
            </w:r>
            <w:r w:rsidR="00E3284C">
              <w:rPr>
                <w:rFonts w:cs="Arial"/>
              </w:rPr>
              <w:t>,</w:t>
            </w:r>
            <w:r w:rsidRPr="5E149D89">
              <w:rPr>
                <w:rFonts w:cs="Arial"/>
              </w:rPr>
              <w:t xml:space="preserve"> and future considerations, including details of the consultation </w:t>
            </w:r>
            <w:r w:rsidR="004C45E0">
              <w:rPr>
                <w:rFonts w:cs="Arial"/>
              </w:rPr>
              <w:t xml:space="preserve">with </w:t>
            </w:r>
            <w:r w:rsidRPr="5E149D89">
              <w:rPr>
                <w:rFonts w:cs="Arial"/>
              </w:rPr>
              <w:t>any impacted Schools who share the module.</w:t>
            </w:r>
          </w:p>
        </w:tc>
        <w:tc>
          <w:tcPr>
            <w:tcW w:w="6098" w:type="dxa"/>
          </w:tcPr>
          <w:p w14:paraId="2ADA9FA4" w14:textId="77777777" w:rsidR="00041745" w:rsidRPr="005672F7" w:rsidRDefault="00041745" w:rsidP="00D44EB4"/>
        </w:tc>
        <w:tc>
          <w:tcPr>
            <w:tcW w:w="567" w:type="dxa"/>
          </w:tcPr>
          <w:p w14:paraId="202B0F27" w14:textId="77777777" w:rsidR="00041745" w:rsidRDefault="00041745" w:rsidP="00C8587B">
            <w:pPr>
              <w:rPr>
                <w:b/>
              </w:rPr>
            </w:pPr>
          </w:p>
        </w:tc>
      </w:tr>
      <w:tr w:rsidR="00AA6746" w:rsidRPr="005672F7" w14:paraId="53255271" w14:textId="77777777" w:rsidTr="426D4AD9">
        <w:tc>
          <w:tcPr>
            <w:tcW w:w="704" w:type="dxa"/>
            <w:shd w:val="clear" w:color="auto" w:fill="D9D9D9" w:themeFill="background1" w:themeFillShade="D9"/>
          </w:tcPr>
          <w:p w14:paraId="43E63182" w14:textId="4B3AF1A4" w:rsidR="00AA6746" w:rsidRPr="00AA6746" w:rsidRDefault="00AA6746" w:rsidP="00C8587B">
            <w:r>
              <w:t>8</w:t>
            </w:r>
          </w:p>
        </w:tc>
        <w:tc>
          <w:tcPr>
            <w:tcW w:w="9502" w:type="dxa"/>
            <w:gridSpan w:val="2"/>
            <w:shd w:val="clear" w:color="auto" w:fill="D9D9D9" w:themeFill="background1" w:themeFillShade="D9"/>
          </w:tcPr>
          <w:p w14:paraId="51F97AAE" w14:textId="5F409257" w:rsidR="00AA6746" w:rsidRPr="00AA6746" w:rsidRDefault="00AA6746" w:rsidP="00C8587B">
            <w:r w:rsidRPr="00AA6746">
              <w:t>Approval</w:t>
            </w:r>
          </w:p>
        </w:tc>
        <w:tc>
          <w:tcPr>
            <w:tcW w:w="567" w:type="dxa"/>
            <w:shd w:val="clear" w:color="auto" w:fill="D9D9D9" w:themeFill="background1" w:themeFillShade="D9"/>
          </w:tcPr>
          <w:p w14:paraId="6AE44B30" w14:textId="77777777" w:rsidR="00AA6746" w:rsidRPr="00EE309E" w:rsidRDefault="00AA6746" w:rsidP="00C8587B">
            <w:pPr>
              <w:rPr>
                <w:b/>
              </w:rPr>
            </w:pPr>
          </w:p>
        </w:tc>
      </w:tr>
      <w:tr w:rsidR="00C8587B" w:rsidRPr="005672F7" w14:paraId="2989CA04" w14:textId="77777777" w:rsidTr="426D4AD9">
        <w:tc>
          <w:tcPr>
            <w:tcW w:w="704" w:type="dxa"/>
          </w:tcPr>
          <w:p w14:paraId="59D8A95E" w14:textId="1E2C6B12" w:rsidR="00C8587B" w:rsidRPr="005672F7" w:rsidRDefault="00C8587B" w:rsidP="00AA6746">
            <w:pPr>
              <w:pStyle w:val="ListParagraph"/>
              <w:numPr>
                <w:ilvl w:val="0"/>
                <w:numId w:val="26"/>
              </w:numPr>
              <w:ind w:left="357" w:hanging="357"/>
            </w:pPr>
          </w:p>
        </w:tc>
        <w:tc>
          <w:tcPr>
            <w:tcW w:w="3404" w:type="dxa"/>
          </w:tcPr>
          <w:p w14:paraId="67E65FB3" w14:textId="522E232E" w:rsidR="00C8587B" w:rsidRPr="005672F7" w:rsidRDefault="00C8587B" w:rsidP="00C8587B">
            <w:r w:rsidRPr="005672F7">
              <w:t>School</w:t>
            </w:r>
          </w:p>
        </w:tc>
        <w:tc>
          <w:tcPr>
            <w:tcW w:w="6665" w:type="dxa"/>
            <w:gridSpan w:val="2"/>
          </w:tcPr>
          <w:p w14:paraId="1529EC4C" w14:textId="6D75A2DF" w:rsidR="00C8587B" w:rsidRPr="005672F7" w:rsidRDefault="00C8587B" w:rsidP="00C8587B">
            <w:r w:rsidRPr="005672F7">
              <w:t>Date:</w:t>
            </w:r>
            <w:r>
              <w:t xml:space="preserve"> </w:t>
            </w:r>
            <w:sdt>
              <w:sdtPr>
                <w:rPr>
                  <w:color w:val="2B579A"/>
                  <w:shd w:val="clear" w:color="auto" w:fill="E6E6E6"/>
                </w:rPr>
                <w:id w:val="1396163032"/>
                <w:placeholder>
                  <w:docPart w:val="CC73B962768E48CCAB7BB5A587CA23C2"/>
                </w:placeholder>
                <w:date w:fullDate="2025-09-16T00:00:00Z">
                  <w:dateFormat w:val="dd/MM/yyyy"/>
                  <w:lid w:val="en-GB"/>
                  <w:storeMappedDataAs w:val="dateTime"/>
                  <w:calendar w:val="gregorian"/>
                </w:date>
              </w:sdtPr>
              <w:sdtEndPr>
                <w:rPr>
                  <w:color w:val="000000"/>
                  <w:shd w:val="clear" w:color="auto" w:fill="auto"/>
                </w:rPr>
              </w:sdtEndPr>
              <w:sdtContent>
                <w:r w:rsidR="00E46B5C">
                  <w:rPr>
                    <w:color w:val="2B579A"/>
                    <w:shd w:val="clear" w:color="auto" w:fill="E6E6E6"/>
                  </w:rPr>
                  <w:t>16/09/2025</w:t>
                </w:r>
              </w:sdtContent>
            </w:sdt>
          </w:p>
          <w:p w14:paraId="103A598A" w14:textId="2CDE26D9" w:rsidR="00C8587B" w:rsidRPr="005672F7" w:rsidRDefault="00C8587B" w:rsidP="00166B0D">
            <w:r>
              <w:t>Approv</w:t>
            </w:r>
            <w:r w:rsidR="00166B0D">
              <w:t>ing</w:t>
            </w:r>
            <w:r>
              <w:t xml:space="preserve"> body:</w:t>
            </w:r>
            <w:r w:rsidR="00E46B5C">
              <w:t xml:space="preserve"> SPARC</w:t>
            </w:r>
            <w:ins w:id="1" w:author="Bushra Chughtai (Birmingham Business School)" w:date="2025-09-26T11:31:00Z">
              <w:r w:rsidR="3AC22ACC">
                <w:t xml:space="preserve"> </w:t>
              </w:r>
            </w:ins>
          </w:p>
        </w:tc>
      </w:tr>
      <w:tr w:rsidR="00C8587B" w:rsidRPr="005672F7" w14:paraId="41F56F60" w14:textId="77777777" w:rsidTr="426D4AD9">
        <w:tc>
          <w:tcPr>
            <w:tcW w:w="704" w:type="dxa"/>
          </w:tcPr>
          <w:p w14:paraId="2617CEDA" w14:textId="0BCD836D" w:rsidR="00C8587B" w:rsidRPr="005672F7" w:rsidRDefault="00C8587B" w:rsidP="00AA6746">
            <w:pPr>
              <w:pStyle w:val="ListParagraph"/>
              <w:numPr>
                <w:ilvl w:val="0"/>
                <w:numId w:val="26"/>
              </w:numPr>
              <w:ind w:left="357" w:hanging="357"/>
            </w:pPr>
          </w:p>
        </w:tc>
        <w:tc>
          <w:tcPr>
            <w:tcW w:w="3404" w:type="dxa"/>
          </w:tcPr>
          <w:p w14:paraId="7A673B09" w14:textId="2DE2AF5F" w:rsidR="00C8587B" w:rsidRPr="005672F7" w:rsidRDefault="00C8587B" w:rsidP="00C8587B">
            <w:r w:rsidRPr="005672F7">
              <w:t xml:space="preserve">College </w:t>
            </w:r>
            <w:r>
              <w:t>(mandatory for proposals only)</w:t>
            </w:r>
          </w:p>
        </w:tc>
        <w:tc>
          <w:tcPr>
            <w:tcW w:w="6665" w:type="dxa"/>
            <w:gridSpan w:val="2"/>
          </w:tcPr>
          <w:p w14:paraId="2AA478BD" w14:textId="553BE89F" w:rsidR="00C8587B" w:rsidRPr="005672F7" w:rsidRDefault="00C8587B" w:rsidP="00C8587B">
            <w:r w:rsidRPr="005672F7">
              <w:t>Date:</w:t>
            </w:r>
            <w:r>
              <w:t xml:space="preserve"> </w:t>
            </w:r>
            <w:sdt>
              <w:sdtPr>
                <w:rPr>
                  <w:color w:val="2B579A"/>
                  <w:shd w:val="clear" w:color="auto" w:fill="E6E6E6"/>
                </w:rPr>
                <w:id w:val="-43055345"/>
                <w:placeholder>
                  <w:docPart w:val="CC73B962768E48CCAB7BB5A587CA23C2"/>
                </w:placeholder>
                <w:date w:fullDate="2025-10-01T00:00:00Z">
                  <w:dateFormat w:val="dd/MM/yyyy"/>
                  <w:lid w:val="en-GB"/>
                  <w:storeMappedDataAs w:val="dateTime"/>
                  <w:calendar w:val="gregorian"/>
                </w:date>
              </w:sdtPr>
              <w:sdtEndPr>
                <w:rPr>
                  <w:color w:val="000000"/>
                  <w:shd w:val="clear" w:color="auto" w:fill="auto"/>
                </w:rPr>
              </w:sdtEndPr>
              <w:sdtContent>
                <w:r w:rsidR="00E50179">
                  <w:rPr>
                    <w:color w:val="2B579A"/>
                    <w:shd w:val="clear" w:color="auto" w:fill="E6E6E6"/>
                  </w:rPr>
                  <w:t>01/10/2025</w:t>
                </w:r>
              </w:sdtContent>
            </w:sdt>
          </w:p>
          <w:p w14:paraId="6D752410" w14:textId="7F1DCA52" w:rsidR="00C8587B" w:rsidRPr="005672F7" w:rsidRDefault="00C8587B" w:rsidP="00166B0D">
            <w:r w:rsidRPr="005672F7">
              <w:t>Approv</w:t>
            </w:r>
            <w:r w:rsidR="00166B0D">
              <w:t>ing</w:t>
            </w:r>
            <w:r w:rsidRPr="005672F7">
              <w:t xml:space="preserve"> body:</w:t>
            </w:r>
            <w:r w:rsidR="00E50179">
              <w:t xml:space="preserve"> CQAAC Chair’s Action</w:t>
            </w:r>
          </w:p>
        </w:tc>
      </w:tr>
    </w:tbl>
    <w:p w14:paraId="43497A31" w14:textId="77777777" w:rsidR="005D5A39" w:rsidRDefault="005D5A39" w:rsidP="0084269C">
      <w:pPr>
        <w:rPr>
          <w:rFonts w:cs="Arial"/>
          <w:b/>
          <w:sz w:val="32"/>
          <w:szCs w:val="32"/>
        </w:rPr>
      </w:pPr>
      <w:r>
        <w:rPr>
          <w:rFonts w:cs="Arial"/>
          <w:b/>
          <w:sz w:val="32"/>
          <w:szCs w:val="32"/>
        </w:rPr>
        <w:br w:type="page"/>
      </w:r>
    </w:p>
    <w:p w14:paraId="1BBC6B9C" w14:textId="67A1BFD7" w:rsidR="00DC6A0D" w:rsidRPr="00862EE0" w:rsidRDefault="002B29ED" w:rsidP="005D5A39">
      <w:pPr>
        <w:pStyle w:val="Heading1"/>
      </w:pPr>
      <w:r w:rsidRPr="00862EE0">
        <w:lastRenderedPageBreak/>
        <w:t xml:space="preserve">Module </w:t>
      </w:r>
      <w:r w:rsidR="00B468AC" w:rsidRPr="00862EE0">
        <w:t>S</w:t>
      </w:r>
      <w:r w:rsidR="00DC6A0D" w:rsidRPr="00862EE0">
        <w:t>pecification</w:t>
      </w:r>
    </w:p>
    <w:p w14:paraId="2678FE04" w14:textId="16538454" w:rsidR="00DC6A0D" w:rsidRPr="00C813CF" w:rsidRDefault="00DC6A0D" w:rsidP="00DC6A0D">
      <w:pPr>
        <w:jc w:val="center"/>
        <w:rPr>
          <w:rFonts w:cs="Arial"/>
          <w:sz w:val="32"/>
          <w:szCs w:val="32"/>
        </w:rPr>
      </w:pPr>
    </w:p>
    <w:p w14:paraId="738A7DDA" w14:textId="059EFEB3" w:rsidR="00013B63" w:rsidRPr="008A6EB8" w:rsidRDefault="00DC6A0D" w:rsidP="00862EE0">
      <w:pPr>
        <w:spacing w:after="240"/>
        <w:ind w:right="-1"/>
        <w:rPr>
          <w:rFonts w:cs="Arial"/>
        </w:rPr>
      </w:pPr>
      <w:r w:rsidRPr="00A52DF1">
        <w:rPr>
          <w:szCs w:val="22"/>
        </w:rPr>
        <w:t xml:space="preserve">This form should be completed to accompany a module proposal </w:t>
      </w:r>
      <w:proofErr w:type="gramStart"/>
      <w:r w:rsidRPr="00A52DF1">
        <w:rPr>
          <w:szCs w:val="22"/>
        </w:rPr>
        <w:t xml:space="preserve">form, </w:t>
      </w:r>
      <w:r w:rsidR="008A6EB8" w:rsidRPr="00A52DF1">
        <w:rPr>
          <w:szCs w:val="22"/>
        </w:rPr>
        <w:t>or</w:t>
      </w:r>
      <w:proofErr w:type="gramEnd"/>
      <w:r w:rsidRPr="00A52DF1">
        <w:rPr>
          <w:szCs w:val="22"/>
        </w:rPr>
        <w:t xml:space="preserve"> revised to accompany a module modification form by</w:t>
      </w:r>
      <w:r w:rsidR="00862EE0">
        <w:rPr>
          <w:szCs w:val="22"/>
        </w:rPr>
        <w:t xml:space="preserve"> using tracked changes</w:t>
      </w:r>
      <w:r w:rsidR="00846F17">
        <w:rPr>
          <w:szCs w:val="22"/>
        </w:rPr>
        <w:t>.</w:t>
      </w:r>
    </w:p>
    <w:tbl>
      <w:tblPr>
        <w:tblW w:w="1057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left w:w="85" w:type="dxa"/>
          <w:bottom w:w="57" w:type="dxa"/>
          <w:right w:w="57" w:type="dxa"/>
        </w:tblCellMar>
        <w:tblLook w:val="01E0" w:firstRow="1" w:lastRow="1" w:firstColumn="1" w:lastColumn="1" w:noHBand="0" w:noVBand="0"/>
      </w:tblPr>
      <w:tblGrid>
        <w:gridCol w:w="686"/>
        <w:gridCol w:w="2903"/>
        <w:gridCol w:w="664"/>
        <w:gridCol w:w="2495"/>
        <w:gridCol w:w="3260"/>
        <w:gridCol w:w="567"/>
      </w:tblGrid>
      <w:tr w:rsidR="000F327C" w:rsidRPr="00074A26" w14:paraId="07531541" w14:textId="178A2B35" w:rsidTr="426D4AD9">
        <w:tc>
          <w:tcPr>
            <w:tcW w:w="686" w:type="dxa"/>
          </w:tcPr>
          <w:p w14:paraId="05121B94" w14:textId="3DDF3D1A" w:rsidR="000F327C" w:rsidRPr="005450EF" w:rsidRDefault="000F327C" w:rsidP="000F327C">
            <w:pPr>
              <w:pStyle w:val="ListParagraph"/>
              <w:numPr>
                <w:ilvl w:val="0"/>
                <w:numId w:val="7"/>
              </w:numPr>
              <w:ind w:left="357" w:hanging="357"/>
              <w:jc w:val="both"/>
              <w:rPr>
                <w:rFonts w:ascii="Arial" w:hAnsi="Arial" w:cs="Arial"/>
              </w:rPr>
            </w:pPr>
          </w:p>
        </w:tc>
        <w:tc>
          <w:tcPr>
            <w:tcW w:w="3567" w:type="dxa"/>
            <w:gridSpan w:val="2"/>
          </w:tcPr>
          <w:p w14:paraId="22B8BF87" w14:textId="4F086D28" w:rsidR="000F327C" w:rsidRDefault="000F327C" w:rsidP="000F327C">
            <w:r>
              <w:t>School that owns the module</w:t>
            </w:r>
          </w:p>
        </w:tc>
        <w:tc>
          <w:tcPr>
            <w:tcW w:w="5755" w:type="dxa"/>
            <w:gridSpan w:val="2"/>
          </w:tcPr>
          <w:p w14:paraId="0F257281" w14:textId="3529B272" w:rsidR="000F327C" w:rsidRPr="00074A26" w:rsidRDefault="00462F78" w:rsidP="000F327C">
            <w:sdt>
              <w:sdtPr>
                <w:rPr>
                  <w:color w:val="2B579A"/>
                  <w:shd w:val="clear" w:color="auto" w:fill="E6E6E6"/>
                </w:rPr>
                <w:id w:val="866412500"/>
                <w:placeholder>
                  <w:docPart w:val="CEB19BFFCC284770A7DFB9273C766DF6"/>
                </w:placeholder>
                <w:dropDownList>
                  <w:listItem w:value="Choose an item."/>
                  <w:listItem w:displayText="Birmingham Business School" w:value="Birmingham Business School"/>
                  <w:listItem w:displayText="Birmingham International Academy" w:value="Birmingham International Academy"/>
                  <w:listItem w:displayText="Birmingham Law School" w:value="Birmingham Law School"/>
                  <w:listItem w:displayText="Careers Network" w:value="Careers Network"/>
                  <w:listItem w:displayText="Educational Enterprise" w:value="Educational Enterprise"/>
                  <w:listItem w:displayText="Higher Education Futures institute" w:value="Higher Education Futures institute"/>
                  <w:listItem w:displayText="Liberal Arts and Natural Sciences" w:value="Liberal Arts and Natural Sciences"/>
                  <w:listItem w:displayText="School of Biosciences" w:value="School of Biosciences"/>
                  <w:listItem w:displayText="School of Chemical Engineering" w:value="School of Chemical Engineering"/>
                  <w:listItem w:displayText="School of Chemistry" w:value="School of Chemistry"/>
                  <w:listItem w:displayText="School of Computer Science" w:value="School of Computer Science"/>
                  <w:listItem w:displayText="School of Education" w:value="School of Education"/>
                  <w:listItem w:displayText="School of Engineering" w:value="School of Engineering"/>
                  <w:listItem w:displayText="School of English, Drama And Creative Studies" w:value="School of English, Drama And Creative Studies"/>
                  <w:listItem w:displayText="School of Geography, Earth and Environmental Sciences" w:value="School of Geography, Earth and Environmental Sciences"/>
                  <w:listItem w:displayText="School of Government" w:value="School of Government"/>
                  <w:listItem w:displayText="School of Health Sciences" w:value="School of Health Sciences"/>
                  <w:listItem w:displayText="School of History and Cultures" w:value="School of History and Cultures"/>
                  <w:listItem w:displayText="School of Infection, Inflammation and Immunology" w:value="School of Infection, Inflammation and Immunology"/>
                  <w:listItem w:displayText="School of Languages, Cultures, Art History and Music" w:value="School of Languages, Cultures, Art History and Music"/>
                  <w:listItem w:displayText="School of Mathematics" w:value="School of Mathematics"/>
                  <w:listItem w:displayText="School of Medical Sciences" w:value="School of Medical Sciences"/>
                  <w:listItem w:displayText="School of Metallurgy and Materials" w:value="School of Metallurgy and Materials"/>
                  <w:listItem w:displayText="School of Philosophy, Theology and Religion" w:value="School of Philosophy, Theology and Religion"/>
                  <w:listItem w:displayText="School of Physics and Astronomy" w:value="School of Physics and Astronomy"/>
                  <w:listItem w:displayText="School of Psychology" w:value="School of Psychology"/>
                  <w:listItem w:displayText="School of Social Policy" w:value="School of Social Policy"/>
                  <w:listItem w:displayText="School of Sport, Exercise and Rehabilitation Sciences" w:value="School of Sport, Exercise and Rehabilitation Sciences"/>
                  <w:listItem w:displayText="University Graduate School" w:value="University Graduate School"/>
                </w:dropDownList>
              </w:sdtPr>
              <w:sdtEndPr>
                <w:rPr>
                  <w:color w:val="000000"/>
                  <w:shd w:val="clear" w:color="auto" w:fill="auto"/>
                </w:rPr>
              </w:sdtEndPr>
              <w:sdtContent>
                <w:r w:rsidR="000F6FAD">
                  <w:rPr>
                    <w:color w:val="2B579A"/>
                    <w:shd w:val="clear" w:color="auto" w:fill="E6E6E6"/>
                  </w:rPr>
                  <w:t>Birmingham Business School</w:t>
                </w:r>
              </w:sdtContent>
            </w:sdt>
          </w:p>
          <w:p w14:paraId="249871D1" w14:textId="13F47CCB" w:rsidR="000F327C" w:rsidRPr="00074A26" w:rsidRDefault="000F327C" w:rsidP="000F327C"/>
        </w:tc>
        <w:tc>
          <w:tcPr>
            <w:tcW w:w="567" w:type="dxa"/>
          </w:tcPr>
          <w:p w14:paraId="2AA85E08" w14:textId="6511828D" w:rsidR="000F327C" w:rsidRPr="00074A26" w:rsidRDefault="000F327C" w:rsidP="000F327C">
            <w:pPr>
              <w:ind w:right="-57"/>
            </w:pPr>
            <w:r w:rsidRPr="003A3F4E">
              <w:rPr>
                <w:b/>
              </w:rPr>
              <w:t>B</w:t>
            </w:r>
          </w:p>
        </w:tc>
      </w:tr>
      <w:tr w:rsidR="000F327C" w:rsidRPr="00074A26" w14:paraId="2BCDBDD0" w14:textId="7002F951" w:rsidTr="426D4AD9">
        <w:tc>
          <w:tcPr>
            <w:tcW w:w="686" w:type="dxa"/>
          </w:tcPr>
          <w:p w14:paraId="1963062E" w14:textId="0DA57242" w:rsidR="000F327C" w:rsidRPr="00A816CD" w:rsidRDefault="000F327C" w:rsidP="000F327C">
            <w:pPr>
              <w:pStyle w:val="ListParagraph"/>
              <w:numPr>
                <w:ilvl w:val="0"/>
                <w:numId w:val="7"/>
              </w:numPr>
              <w:ind w:left="357" w:hanging="357"/>
              <w:jc w:val="both"/>
              <w:rPr>
                <w:rFonts w:ascii="Arial" w:hAnsi="Arial" w:cs="Arial"/>
              </w:rPr>
            </w:pPr>
          </w:p>
        </w:tc>
        <w:tc>
          <w:tcPr>
            <w:tcW w:w="3567" w:type="dxa"/>
            <w:gridSpan w:val="2"/>
          </w:tcPr>
          <w:p w14:paraId="06F0C298" w14:textId="40E2F908" w:rsidR="000F327C" w:rsidRDefault="000F327C" w:rsidP="000F327C">
            <w:r>
              <w:t>Department (if applicable)</w:t>
            </w:r>
          </w:p>
        </w:tc>
        <w:tc>
          <w:tcPr>
            <w:tcW w:w="5755" w:type="dxa"/>
            <w:gridSpan w:val="2"/>
          </w:tcPr>
          <w:p w14:paraId="5D65F751" w14:textId="395DD262" w:rsidR="000F327C" w:rsidRPr="008D6936" w:rsidRDefault="00462F78" w:rsidP="000F327C">
            <w:sdt>
              <w:sdtPr>
                <w:rPr>
                  <w:color w:val="2B579A"/>
                  <w:shd w:val="clear" w:color="auto" w:fill="E6E6E6"/>
                </w:rPr>
                <w:id w:val="46109029"/>
                <w:placeholder>
                  <w:docPart w:val="420CEC94CFF746F39E86283C0F72A8C3"/>
                </w:placeholder>
                <w:dropDownList>
                  <w:listItem w:value="Choose an item."/>
                  <w:listItem w:displayText="N/A" w:value="N/A"/>
                  <w:listItem w:displayText="Accounting" w:value="Accounting"/>
                  <w:listItem w:displayText="African Studies and Anthropology" w:value="African Studies and Anthropology"/>
                  <w:listItem w:displayText="Applied Health Sciences" w:value="Applied Health Sciences"/>
                  <w:listItem w:displayText="Art History, Curating and Visual Studies" w:value="Art History, Curating and Visual Studies"/>
                  <w:listItem w:displayText="Biomedical Sciences" w:value="Biomedical Sciences"/>
                  <w:listItem w:displayText="Birmingham Clinical Trials Unit" w:value="Birmingham Clinical Trials Unit"/>
                  <w:listItem w:displayText="Birmingham Leadership Institute" w:value="Birmingham Leadership Institute"/>
                  <w:listItem w:displayText="Birmingham Medical School" w:value="Birmingham Medical School"/>
                  <w:listItem w:displayText="Cancer and Genomic Sciences" w:value="Cancer and Genomic Sciences"/>
                  <w:listItem w:displayText="Cancer Clinical Trials Unit" w:value="Cancer Clinical Trials Unit"/>
                  <w:listItem w:displayText="Cardiovascular Science" w:value="Cardiovascular Science"/>
                  <w:listItem w:displayText="Civil Engineering" w:value="Civil Engineering"/>
                  <w:listItem w:displayText="Classics, Ancient History and Archaeology" w:value="Classics, Ancient History and Archaeology"/>
                  <w:listItem w:displayText="Clinical Immunology Service" w:value="Clinical Immunology Service"/>
                  <w:listItem w:displayText="Dentistry" w:value="Dentistry"/>
                  <w:listItem w:displayText="Disability, Inclusion and Special Needs" w:value="Disability, Inclusion and Special Needs"/>
                  <w:listItem w:displayText="Drama and Theatre Arts" w:value="Drama and Theatre Arts"/>
                  <w:listItem w:displayText="Earth and Environmental Sciences" w:value="Earth and Environmental Sciences"/>
                  <w:listItem w:displayText="Economics" w:value="Economics"/>
                  <w:listItem w:displayText="Education and Social Justice" w:value="Education and Social Justice"/>
                  <w:listItem w:displayText="Electronic, Electrical and Systems Engineering" w:value="Electronic, Electrical and Systems Engineering"/>
                  <w:listItem w:displayText="English Literature" w:value="English Literature"/>
                  <w:listItem w:displayText="Film and Creative Writing" w:value="Film and Creative Writing"/>
                  <w:listItem w:displayText="Finance" w:value="Finance"/>
                  <w:listItem w:displayText="Geography" w:value="Geography"/>
                  <w:listItem w:displayText="Health Services Management Centre" w:value="Health Services Management Centre"/>
                  <w:listItem w:displayText="History" w:value="History"/>
                  <w:listItem w:displayText="Immunology and Immunotherapy" w:value="Immunology and Immunotherapy"/>
                  <w:listItem w:displayText="Inflammation and Ageing" w:value="Inflammation and Ageing"/>
                  <w:listItem w:displayText="International Development" w:value="International Development"/>
                  <w:listItem w:displayText="Languages for All" w:value="Languages for All"/>
                  <w:listItem w:displayText="Linguistics and Communication" w:value="Linguistics and Communication"/>
                  <w:listItem w:displayText="Management" w:value="Management"/>
                  <w:listItem w:displayText="Marketing" w:value="Marketing"/>
                  <w:listItem w:displayText="Mechanical Engineering" w:value="Mechanical Engineering"/>
                  <w:listItem w:displayText="Metabolism and Systems Science" w:value="Metabolism and Systems Science"/>
                  <w:listItem w:displayText="Microbes, Infections and Microbiomes" w:value="Microbes, Infections and Microbiomes"/>
                  <w:listItem w:displayText="Modern Languages" w:value="Modern Languages"/>
                  <w:listItem w:displayText="Music" w:value="Music"/>
                  <w:listItem w:displayText="Nursing and Midwifery" w:value="Nursing and Midwifery"/>
                  <w:listItem w:displayText="Pharmacy" w:value="Pharmacy"/>
                  <w:listItem w:displayText="Philosophy" w:value="Philosophy"/>
                  <w:listItem w:displayText="Physiotherapy" w:value="Physiotherapy"/>
                  <w:listItem w:displayText="Political Science and International Studies" w:value="Political Science and International Studies"/>
                  <w:listItem w:displayText="Public Administration and Policy" w:value="Public Administration and Policy"/>
                  <w:listItem w:displayText="Shakespeare Institute" w:value="Shakespeare Institute"/>
                  <w:listItem w:displayText="Social Policy, Sociology and Criminology" w:value="Social Policy, Sociology and Criminology"/>
                  <w:listItem w:displayText="Social Work and Social Care" w:value="Social Work and Social Care"/>
                  <w:listItem w:displayText="Strategy and International Business" w:value="Strategy and International Business"/>
                  <w:listItem w:displayText="Teacher Education" w:value="Teacher Education"/>
                  <w:listItem w:displayText="Theology and Religion" w:value="Theology and Religion"/>
                  <w:listItem w:displayText="Wiley" w:value="Wiley"/>
                </w:dropDownList>
              </w:sdtPr>
              <w:sdtEndPr>
                <w:rPr>
                  <w:color w:val="000000"/>
                  <w:shd w:val="clear" w:color="auto" w:fill="auto"/>
                </w:rPr>
              </w:sdtEndPr>
              <w:sdtContent>
                <w:r w:rsidR="000F6FAD">
                  <w:rPr>
                    <w:color w:val="2B579A"/>
                    <w:shd w:val="clear" w:color="auto" w:fill="E6E6E6"/>
                  </w:rPr>
                  <w:t>Economics</w:t>
                </w:r>
              </w:sdtContent>
            </w:sdt>
          </w:p>
        </w:tc>
        <w:tc>
          <w:tcPr>
            <w:tcW w:w="567" w:type="dxa"/>
          </w:tcPr>
          <w:p w14:paraId="3D239D6D" w14:textId="6BCA525B" w:rsidR="000F327C" w:rsidRPr="00074A26" w:rsidRDefault="000F327C" w:rsidP="000F327C">
            <w:r w:rsidRPr="003A3F4E">
              <w:rPr>
                <w:b/>
              </w:rPr>
              <w:t>B</w:t>
            </w:r>
          </w:p>
        </w:tc>
      </w:tr>
      <w:tr w:rsidR="00E20586" w:rsidRPr="00074A26" w14:paraId="1D695B86" w14:textId="35329928" w:rsidTr="426D4AD9">
        <w:tc>
          <w:tcPr>
            <w:tcW w:w="686" w:type="dxa"/>
          </w:tcPr>
          <w:p w14:paraId="0EF790CF" w14:textId="2640F8BF" w:rsidR="00E20586" w:rsidRPr="00D2441A" w:rsidRDefault="00E20586" w:rsidP="00D2441A">
            <w:pPr>
              <w:pStyle w:val="ListParagraph"/>
              <w:numPr>
                <w:ilvl w:val="0"/>
                <w:numId w:val="7"/>
              </w:numPr>
              <w:ind w:left="357" w:hanging="357"/>
              <w:jc w:val="both"/>
              <w:rPr>
                <w:rFonts w:ascii="Arial" w:hAnsi="Arial" w:cs="Arial"/>
              </w:rPr>
            </w:pPr>
          </w:p>
        </w:tc>
        <w:tc>
          <w:tcPr>
            <w:tcW w:w="3567" w:type="dxa"/>
            <w:gridSpan w:val="2"/>
          </w:tcPr>
          <w:p w14:paraId="4A7B0A2C" w14:textId="683BF9EE" w:rsidR="00E20586" w:rsidRDefault="00E20586" w:rsidP="00063C5D">
            <w:r>
              <w:t>Is the module delivered in collaboration with another organisation</w:t>
            </w:r>
            <w:r w:rsidR="00353193">
              <w:t>?</w:t>
            </w:r>
            <w:r>
              <w:t xml:space="preserve"> </w:t>
            </w:r>
          </w:p>
        </w:tc>
        <w:tc>
          <w:tcPr>
            <w:tcW w:w="5755" w:type="dxa"/>
            <w:gridSpan w:val="2"/>
          </w:tcPr>
          <w:sdt>
            <w:sdtPr>
              <w:rPr>
                <w:color w:val="2B579A"/>
                <w:shd w:val="clear" w:color="auto" w:fill="E6E6E6"/>
              </w:rPr>
              <w:id w:val="-99962911"/>
              <w:placeholder>
                <w:docPart w:val="85809D3741D7429FA863E516A42306B6"/>
              </w:placeholder>
              <w:dropDownList>
                <w:listItem w:value="Choose an item."/>
                <w:listItem w:displayText="Yes" w:value="Yes"/>
                <w:listItem w:displayText="No" w:value="No"/>
              </w:dropDownList>
            </w:sdtPr>
            <w:sdtEndPr>
              <w:rPr>
                <w:color w:val="000000"/>
                <w:shd w:val="clear" w:color="auto" w:fill="auto"/>
              </w:rPr>
            </w:sdtEndPr>
            <w:sdtContent>
              <w:p w14:paraId="1101290E" w14:textId="056ADBC6" w:rsidR="00E20586" w:rsidRDefault="000F6FAD" w:rsidP="00636B29">
                <w:r>
                  <w:rPr>
                    <w:color w:val="2B579A"/>
                    <w:shd w:val="clear" w:color="auto" w:fill="E6E6E6"/>
                  </w:rPr>
                  <w:t>No</w:t>
                </w:r>
              </w:p>
            </w:sdtContent>
          </w:sdt>
          <w:p w14:paraId="2A0CD4DD" w14:textId="77777777" w:rsidR="00E20586" w:rsidRDefault="00E20586" w:rsidP="005722CF"/>
          <w:p w14:paraId="6D4223EE" w14:textId="6C1CEE30" w:rsidR="00D71777" w:rsidRPr="00367EC7" w:rsidRDefault="00E20586" w:rsidP="008A6EB8">
            <w:pPr>
              <w:rPr>
                <w:i/>
              </w:rPr>
            </w:pPr>
            <w:r w:rsidRPr="00D71777">
              <w:rPr>
                <w:i/>
              </w:rPr>
              <w:t xml:space="preserve">If </w:t>
            </w:r>
            <w:r>
              <w:rPr>
                <w:i/>
              </w:rPr>
              <w:t>‘</w:t>
            </w:r>
            <w:proofErr w:type="spellStart"/>
            <w:r>
              <w:rPr>
                <w:i/>
              </w:rPr>
              <w:t>yes’</w:t>
            </w:r>
            <w:proofErr w:type="spellEnd"/>
            <w:r>
              <w:rPr>
                <w:i/>
              </w:rPr>
              <w:t xml:space="preserve"> please </w:t>
            </w:r>
            <w:proofErr w:type="gramStart"/>
            <w:r>
              <w:rPr>
                <w:i/>
              </w:rPr>
              <w:t>state</w:t>
            </w:r>
            <w:proofErr w:type="gramEnd"/>
            <w:r>
              <w:rPr>
                <w:i/>
              </w:rPr>
              <w:t xml:space="preserve"> the organisation’s name:</w:t>
            </w:r>
          </w:p>
        </w:tc>
        <w:tc>
          <w:tcPr>
            <w:tcW w:w="567" w:type="dxa"/>
          </w:tcPr>
          <w:p w14:paraId="712A759C" w14:textId="4E4C4039" w:rsidR="00E20586" w:rsidRPr="00074A26" w:rsidRDefault="00E20586">
            <w:r w:rsidRPr="003A3F4E">
              <w:rPr>
                <w:b/>
              </w:rPr>
              <w:t>B Q SF</w:t>
            </w:r>
          </w:p>
        </w:tc>
      </w:tr>
      <w:tr w:rsidR="00A847A4" w:rsidRPr="00074A26" w14:paraId="56D9E0CF" w14:textId="77777777" w:rsidTr="426D4AD9">
        <w:tc>
          <w:tcPr>
            <w:tcW w:w="686" w:type="dxa"/>
          </w:tcPr>
          <w:p w14:paraId="0A5460C3" w14:textId="77777777" w:rsidR="00A847A4" w:rsidRPr="00D2441A" w:rsidRDefault="00A847A4" w:rsidP="00D2441A">
            <w:pPr>
              <w:pStyle w:val="ListParagraph"/>
              <w:numPr>
                <w:ilvl w:val="0"/>
                <w:numId w:val="7"/>
              </w:numPr>
              <w:ind w:left="357" w:hanging="357"/>
              <w:jc w:val="both"/>
              <w:rPr>
                <w:rFonts w:ascii="Arial" w:hAnsi="Arial" w:cs="Arial"/>
              </w:rPr>
            </w:pPr>
          </w:p>
        </w:tc>
        <w:tc>
          <w:tcPr>
            <w:tcW w:w="3567" w:type="dxa"/>
            <w:gridSpan w:val="2"/>
          </w:tcPr>
          <w:p w14:paraId="6210DE99" w14:textId="3E04FD90" w:rsidR="00A847A4" w:rsidRDefault="00A847A4" w:rsidP="00353193">
            <w:r>
              <w:t>Is this module to be delivered by more than one School at UoB?</w:t>
            </w:r>
          </w:p>
        </w:tc>
        <w:tc>
          <w:tcPr>
            <w:tcW w:w="5755" w:type="dxa"/>
            <w:gridSpan w:val="2"/>
          </w:tcPr>
          <w:sdt>
            <w:sdtPr>
              <w:rPr>
                <w:color w:val="2B579A"/>
                <w:shd w:val="clear" w:color="auto" w:fill="E6E6E6"/>
              </w:rPr>
              <w:id w:val="-580681292"/>
              <w:placeholder>
                <w:docPart w:val="275AB67B5BDF482ABB14310FB136097A"/>
              </w:placeholder>
              <w:dropDownList>
                <w:listItem w:value="Choose an item."/>
                <w:listItem w:displayText="Yes" w:value="Yes"/>
                <w:listItem w:displayText="No" w:value="No"/>
              </w:dropDownList>
            </w:sdtPr>
            <w:sdtEndPr>
              <w:rPr>
                <w:color w:val="000000"/>
                <w:shd w:val="clear" w:color="auto" w:fill="auto"/>
              </w:rPr>
            </w:sdtEndPr>
            <w:sdtContent>
              <w:p w14:paraId="12B53D3D" w14:textId="063DA000" w:rsidR="00A847A4" w:rsidRDefault="00B60EB6" w:rsidP="00A847A4">
                <w:r>
                  <w:rPr>
                    <w:color w:val="2B579A"/>
                    <w:shd w:val="clear" w:color="auto" w:fill="E6E6E6"/>
                  </w:rPr>
                  <w:t>No</w:t>
                </w:r>
              </w:p>
            </w:sdtContent>
          </w:sdt>
          <w:p w14:paraId="4DFAFDDD" w14:textId="77777777" w:rsidR="00A847A4" w:rsidRDefault="00A847A4" w:rsidP="00A847A4"/>
          <w:p w14:paraId="3C387D0B" w14:textId="4E88E62A" w:rsidR="00A847A4" w:rsidRDefault="00A847A4" w:rsidP="00636B29">
            <w:r>
              <w:rPr>
                <w:i/>
              </w:rPr>
              <w:t>If ‘</w:t>
            </w:r>
            <w:proofErr w:type="spellStart"/>
            <w:r>
              <w:rPr>
                <w:i/>
              </w:rPr>
              <w:t>yes’</w:t>
            </w:r>
            <w:proofErr w:type="spellEnd"/>
            <w:r>
              <w:rPr>
                <w:i/>
              </w:rPr>
              <w:t xml:space="preserve"> state which Schools they are and what the split will be, e.g. Mathematics 50%, Chemistry 50%:</w:t>
            </w:r>
          </w:p>
        </w:tc>
        <w:tc>
          <w:tcPr>
            <w:tcW w:w="567" w:type="dxa"/>
          </w:tcPr>
          <w:p w14:paraId="5E21EEFA" w14:textId="1C5A49AF" w:rsidR="00A847A4" w:rsidRPr="003A3F4E" w:rsidRDefault="00A847A4">
            <w:pPr>
              <w:rPr>
                <w:b/>
              </w:rPr>
            </w:pPr>
            <w:r>
              <w:rPr>
                <w:b/>
              </w:rPr>
              <w:t>B SF</w:t>
            </w:r>
          </w:p>
        </w:tc>
      </w:tr>
      <w:tr w:rsidR="005672F7" w:rsidRPr="00074A26" w14:paraId="31CAB7B9" w14:textId="77777777" w:rsidTr="426D4AD9">
        <w:tc>
          <w:tcPr>
            <w:tcW w:w="686" w:type="dxa"/>
          </w:tcPr>
          <w:p w14:paraId="4D2F964A" w14:textId="77777777" w:rsidR="005672F7" w:rsidRPr="00D2441A" w:rsidRDefault="005672F7" w:rsidP="00D2441A">
            <w:pPr>
              <w:pStyle w:val="ListParagraph"/>
              <w:numPr>
                <w:ilvl w:val="0"/>
                <w:numId w:val="7"/>
              </w:numPr>
              <w:ind w:left="357" w:hanging="357"/>
              <w:jc w:val="both"/>
              <w:rPr>
                <w:rFonts w:ascii="Arial" w:hAnsi="Arial" w:cs="Arial"/>
              </w:rPr>
            </w:pPr>
          </w:p>
        </w:tc>
        <w:tc>
          <w:tcPr>
            <w:tcW w:w="3567" w:type="dxa"/>
            <w:gridSpan w:val="2"/>
          </w:tcPr>
          <w:p w14:paraId="35A566C8" w14:textId="51C41277" w:rsidR="005672F7" w:rsidRDefault="005672F7" w:rsidP="00353193">
            <w:r>
              <w:t>Accrediting body</w:t>
            </w:r>
            <w:r w:rsidR="00981DAD">
              <w:t xml:space="preserve"> (if applicable)</w:t>
            </w:r>
          </w:p>
        </w:tc>
        <w:tc>
          <w:tcPr>
            <w:tcW w:w="5755" w:type="dxa"/>
            <w:gridSpan w:val="2"/>
          </w:tcPr>
          <w:p w14:paraId="2564CE97" w14:textId="183AF0B3" w:rsidR="005672F7" w:rsidRDefault="00B60EB6" w:rsidP="00A847A4">
            <w:r>
              <w:t>NA</w:t>
            </w:r>
          </w:p>
        </w:tc>
        <w:tc>
          <w:tcPr>
            <w:tcW w:w="567" w:type="dxa"/>
          </w:tcPr>
          <w:p w14:paraId="275638B8" w14:textId="657BED22" w:rsidR="005672F7" w:rsidRDefault="00AE2800">
            <w:pPr>
              <w:rPr>
                <w:b/>
              </w:rPr>
            </w:pPr>
            <w:r>
              <w:rPr>
                <w:b/>
              </w:rPr>
              <w:t>Q</w:t>
            </w:r>
          </w:p>
        </w:tc>
      </w:tr>
      <w:tr w:rsidR="00A847A4" w:rsidRPr="00074A26" w14:paraId="67AFC46E" w14:textId="5A060F6F" w:rsidTr="426D4AD9">
        <w:tc>
          <w:tcPr>
            <w:tcW w:w="686" w:type="dxa"/>
          </w:tcPr>
          <w:p w14:paraId="6DE8D31B" w14:textId="5E4732E5" w:rsidR="00A847A4" w:rsidRPr="00D2441A" w:rsidRDefault="00A847A4" w:rsidP="00D2441A">
            <w:pPr>
              <w:pStyle w:val="ListParagraph"/>
              <w:numPr>
                <w:ilvl w:val="0"/>
                <w:numId w:val="7"/>
              </w:numPr>
              <w:ind w:left="357" w:hanging="357"/>
              <w:jc w:val="both"/>
              <w:rPr>
                <w:rFonts w:ascii="Arial" w:hAnsi="Arial" w:cs="Arial"/>
              </w:rPr>
            </w:pPr>
          </w:p>
        </w:tc>
        <w:tc>
          <w:tcPr>
            <w:tcW w:w="3567" w:type="dxa"/>
            <w:gridSpan w:val="2"/>
          </w:tcPr>
          <w:p w14:paraId="17F7B231" w14:textId="77777777" w:rsidR="00A847A4" w:rsidRPr="00074A26" w:rsidRDefault="00A847A4" w:rsidP="005722CF">
            <w:r>
              <w:t>Module t</w:t>
            </w:r>
            <w:r w:rsidRPr="00074A26">
              <w:t xml:space="preserve">itle </w:t>
            </w:r>
          </w:p>
        </w:tc>
        <w:tc>
          <w:tcPr>
            <w:tcW w:w="5755" w:type="dxa"/>
            <w:gridSpan w:val="2"/>
          </w:tcPr>
          <w:p w14:paraId="147BAD30" w14:textId="418BF625" w:rsidR="00A847A4" w:rsidRPr="00074A26" w:rsidRDefault="001628F7" w:rsidP="005722CF">
            <w:r w:rsidRPr="001628F7">
              <w:rPr>
                <w:sz w:val="20"/>
                <w:szCs w:val="20"/>
              </w:rPr>
              <w:t>Econometrics with unstructured data</w:t>
            </w:r>
          </w:p>
        </w:tc>
        <w:tc>
          <w:tcPr>
            <w:tcW w:w="567" w:type="dxa"/>
          </w:tcPr>
          <w:p w14:paraId="358B0CC3" w14:textId="5E48BBD9" w:rsidR="00A847A4" w:rsidRPr="00074A26" w:rsidRDefault="00A847A4">
            <w:r w:rsidRPr="003A3F4E">
              <w:rPr>
                <w:b/>
              </w:rPr>
              <w:t>B Q</w:t>
            </w:r>
          </w:p>
        </w:tc>
      </w:tr>
      <w:tr w:rsidR="00A847A4" w:rsidRPr="00074A26" w14:paraId="5F20B1D7" w14:textId="5B77B9A9" w:rsidTr="426D4AD9">
        <w:tc>
          <w:tcPr>
            <w:tcW w:w="686" w:type="dxa"/>
          </w:tcPr>
          <w:p w14:paraId="5D0FA06D" w14:textId="228FF1AB" w:rsidR="00A847A4" w:rsidRPr="00D2441A" w:rsidRDefault="00A847A4" w:rsidP="00D2441A">
            <w:pPr>
              <w:pStyle w:val="ListParagraph"/>
              <w:numPr>
                <w:ilvl w:val="0"/>
                <w:numId w:val="7"/>
              </w:numPr>
              <w:ind w:left="357" w:hanging="357"/>
              <w:jc w:val="both"/>
              <w:rPr>
                <w:rFonts w:ascii="Arial" w:hAnsi="Arial" w:cs="Arial"/>
              </w:rPr>
            </w:pPr>
          </w:p>
        </w:tc>
        <w:tc>
          <w:tcPr>
            <w:tcW w:w="3567" w:type="dxa"/>
            <w:gridSpan w:val="2"/>
          </w:tcPr>
          <w:p w14:paraId="3B8A6817" w14:textId="0E665D6F" w:rsidR="00A847A4" w:rsidRPr="00074A26" w:rsidRDefault="167F94D3" w:rsidP="005722CF">
            <w:r>
              <w:t>Module code</w:t>
            </w:r>
            <w:r w:rsidR="565D27FC">
              <w:t>(s)</w:t>
            </w:r>
            <w:r>
              <w:t xml:space="preserve"> (if known)</w:t>
            </w:r>
            <w:r w:rsidR="00A847A4" w:rsidRPr="0CB855DD">
              <w:rPr>
                <w:rStyle w:val="FootnoteReference"/>
              </w:rPr>
              <w:footnoteReference w:id="6"/>
            </w:r>
          </w:p>
        </w:tc>
        <w:tc>
          <w:tcPr>
            <w:tcW w:w="5755" w:type="dxa"/>
            <w:gridSpan w:val="2"/>
          </w:tcPr>
          <w:p w14:paraId="47C802D0" w14:textId="158823C1" w:rsidR="00A847A4" w:rsidRPr="00074A26" w:rsidRDefault="00942CFE" w:rsidP="005722CF">
            <w:r>
              <w:t>TBC</w:t>
            </w:r>
          </w:p>
        </w:tc>
        <w:tc>
          <w:tcPr>
            <w:tcW w:w="567" w:type="dxa"/>
          </w:tcPr>
          <w:p w14:paraId="1B1A7784" w14:textId="275B5850" w:rsidR="00A847A4" w:rsidRPr="00074A26" w:rsidRDefault="00A847A4">
            <w:r w:rsidRPr="003A3F4E">
              <w:rPr>
                <w:b/>
              </w:rPr>
              <w:t>B</w:t>
            </w:r>
          </w:p>
        </w:tc>
      </w:tr>
      <w:tr w:rsidR="00A847A4" w:rsidRPr="00074A26" w14:paraId="0FBABD01" w14:textId="64F372EE" w:rsidTr="426D4AD9">
        <w:tc>
          <w:tcPr>
            <w:tcW w:w="686" w:type="dxa"/>
          </w:tcPr>
          <w:p w14:paraId="04535B80" w14:textId="6E4A0472" w:rsidR="00A847A4" w:rsidRPr="00D2441A" w:rsidRDefault="00A847A4" w:rsidP="00D2441A">
            <w:pPr>
              <w:pStyle w:val="ListParagraph"/>
              <w:numPr>
                <w:ilvl w:val="0"/>
                <w:numId w:val="7"/>
              </w:numPr>
              <w:ind w:left="357" w:hanging="357"/>
              <w:jc w:val="both"/>
              <w:rPr>
                <w:rFonts w:ascii="Arial" w:hAnsi="Arial" w:cs="Arial"/>
              </w:rPr>
            </w:pPr>
          </w:p>
        </w:tc>
        <w:tc>
          <w:tcPr>
            <w:tcW w:w="3567" w:type="dxa"/>
            <w:gridSpan w:val="2"/>
          </w:tcPr>
          <w:p w14:paraId="0CEA018A" w14:textId="7A02546F" w:rsidR="00A847A4" w:rsidRDefault="2C0DAA33" w:rsidP="000729BB">
            <w:r>
              <w:t>Module level</w:t>
            </w:r>
          </w:p>
        </w:tc>
        <w:tc>
          <w:tcPr>
            <w:tcW w:w="5755" w:type="dxa"/>
            <w:gridSpan w:val="2"/>
          </w:tcPr>
          <w:sdt>
            <w:sdtPr>
              <w:rPr>
                <w:color w:val="2B579A"/>
                <w:shd w:val="clear" w:color="auto" w:fill="E6E6E6"/>
              </w:rPr>
              <w:id w:val="1939400210"/>
              <w:placeholder>
                <w:docPart w:val="551F39F64AF64F989C20C0EEAC9C0ED8"/>
              </w:placeholder>
              <w:dropDownList>
                <w:listItem w:value="Choose an item."/>
                <w:listItem w:displayText="Foundation - LF" w:value="Foundation - LF"/>
                <w:listItem w:displayText="Certificate - LC" w:value="Certificate - LC"/>
                <w:listItem w:displayText="Intermediate - LI" w:value="Intermediate - LI"/>
                <w:listItem w:displayText="Honours - LH" w:value="Honours - LH"/>
                <w:listItem w:displayText="Masters - LM" w:value="Masters - LM"/>
                <w:listItem w:displayText="Doctoral - LD" w:value="Doctoral - LD"/>
              </w:dropDownList>
            </w:sdtPr>
            <w:sdtEndPr>
              <w:rPr>
                <w:color w:val="000000"/>
                <w:shd w:val="clear" w:color="auto" w:fill="auto"/>
              </w:rPr>
            </w:sdtEndPr>
            <w:sdtContent>
              <w:p w14:paraId="0849BBEA" w14:textId="2D37D4CC" w:rsidR="00A847A4" w:rsidRPr="00074A26" w:rsidRDefault="00942CFE" w:rsidP="005722CF">
                <w:r>
                  <w:rPr>
                    <w:color w:val="2B579A"/>
                    <w:shd w:val="clear" w:color="auto" w:fill="E6E6E6"/>
                  </w:rPr>
                  <w:t>Masters - LM</w:t>
                </w:r>
              </w:p>
            </w:sdtContent>
          </w:sdt>
          <w:p w14:paraId="014D0980" w14:textId="77777777" w:rsidR="45BBAFA0" w:rsidRDefault="45BBAFA0"/>
        </w:tc>
        <w:tc>
          <w:tcPr>
            <w:tcW w:w="567" w:type="dxa"/>
          </w:tcPr>
          <w:p w14:paraId="6A8D005B" w14:textId="7657BECA" w:rsidR="00A847A4" w:rsidRPr="00074A26" w:rsidRDefault="00A847A4">
            <w:r w:rsidRPr="003A3F4E">
              <w:rPr>
                <w:b/>
              </w:rPr>
              <w:t>B Q</w:t>
            </w:r>
          </w:p>
        </w:tc>
      </w:tr>
      <w:tr w:rsidR="00A847A4" w:rsidRPr="00074A26" w14:paraId="2D4292CC" w14:textId="27272FFC" w:rsidTr="426D4AD9">
        <w:tc>
          <w:tcPr>
            <w:tcW w:w="686" w:type="dxa"/>
          </w:tcPr>
          <w:p w14:paraId="09F17D4C" w14:textId="2993E2E5" w:rsidR="00A847A4" w:rsidRPr="00D2441A" w:rsidRDefault="00A847A4" w:rsidP="00D2441A">
            <w:pPr>
              <w:pStyle w:val="ListParagraph"/>
              <w:numPr>
                <w:ilvl w:val="0"/>
                <w:numId w:val="7"/>
              </w:numPr>
              <w:ind w:left="357" w:hanging="357"/>
              <w:jc w:val="both"/>
              <w:rPr>
                <w:rFonts w:ascii="Arial" w:hAnsi="Arial" w:cs="Arial"/>
              </w:rPr>
            </w:pPr>
          </w:p>
        </w:tc>
        <w:tc>
          <w:tcPr>
            <w:tcW w:w="3567" w:type="dxa"/>
            <w:gridSpan w:val="2"/>
          </w:tcPr>
          <w:p w14:paraId="10608D5A" w14:textId="066CCC1D" w:rsidR="00A847A4" w:rsidRDefault="00A847A4" w:rsidP="008A6EB8">
            <w:r>
              <w:t xml:space="preserve">Module credits </w:t>
            </w:r>
          </w:p>
        </w:tc>
        <w:tc>
          <w:tcPr>
            <w:tcW w:w="5755" w:type="dxa"/>
            <w:gridSpan w:val="2"/>
          </w:tcPr>
          <w:p w14:paraId="631B66C6" w14:textId="48A8A4D4" w:rsidR="00A847A4" w:rsidRPr="00074A26" w:rsidRDefault="002A211A" w:rsidP="005722CF">
            <w:r>
              <w:t>20</w:t>
            </w:r>
          </w:p>
        </w:tc>
        <w:tc>
          <w:tcPr>
            <w:tcW w:w="567" w:type="dxa"/>
          </w:tcPr>
          <w:p w14:paraId="25688BF9" w14:textId="1F3F4166" w:rsidR="00A847A4" w:rsidRPr="00074A26" w:rsidRDefault="00A847A4" w:rsidP="000323EE">
            <w:r w:rsidRPr="003A3F4E">
              <w:rPr>
                <w:b/>
              </w:rPr>
              <w:t>B Q</w:t>
            </w:r>
          </w:p>
        </w:tc>
      </w:tr>
      <w:tr w:rsidR="00AC24CF" w:rsidRPr="00074A26" w14:paraId="3A655223" w14:textId="77777777" w:rsidTr="426D4AD9">
        <w:tc>
          <w:tcPr>
            <w:tcW w:w="686" w:type="dxa"/>
          </w:tcPr>
          <w:p w14:paraId="7E36D65E" w14:textId="77777777" w:rsidR="00AC24CF" w:rsidRPr="00D2441A" w:rsidRDefault="00AC24CF" w:rsidP="00AC24CF">
            <w:pPr>
              <w:pStyle w:val="ListParagraph"/>
              <w:numPr>
                <w:ilvl w:val="0"/>
                <w:numId w:val="7"/>
              </w:numPr>
              <w:ind w:left="357" w:hanging="357"/>
              <w:jc w:val="both"/>
              <w:rPr>
                <w:rFonts w:ascii="Arial" w:hAnsi="Arial" w:cs="Arial"/>
              </w:rPr>
            </w:pPr>
          </w:p>
        </w:tc>
        <w:tc>
          <w:tcPr>
            <w:tcW w:w="3567" w:type="dxa"/>
            <w:gridSpan w:val="2"/>
          </w:tcPr>
          <w:p w14:paraId="18CADF11" w14:textId="3A875F3A" w:rsidR="00AC24CF" w:rsidRDefault="00AC24CF" w:rsidP="00AC24CF">
            <w:r>
              <w:t>Module</w:t>
            </w:r>
            <w:r w:rsidR="000F715E">
              <w:t xml:space="preserve"> </w:t>
            </w:r>
            <w:r>
              <w:t>attribute</w:t>
            </w:r>
            <w:r w:rsidR="00554980">
              <w:t>, if relevant</w:t>
            </w:r>
            <w:r w:rsidR="00AC79B1">
              <w:rPr>
                <w:rStyle w:val="FootnoteReference"/>
              </w:rPr>
              <w:footnoteReference w:id="7"/>
            </w:r>
          </w:p>
        </w:tc>
        <w:tc>
          <w:tcPr>
            <w:tcW w:w="5755" w:type="dxa"/>
            <w:gridSpan w:val="2"/>
          </w:tcPr>
          <w:p w14:paraId="39DC6006" w14:textId="06088E11" w:rsidR="00AC24CF" w:rsidRPr="00074A26" w:rsidRDefault="002A211A" w:rsidP="00AC24CF">
            <w:r>
              <w:t>NA</w:t>
            </w:r>
          </w:p>
        </w:tc>
        <w:tc>
          <w:tcPr>
            <w:tcW w:w="567" w:type="dxa"/>
          </w:tcPr>
          <w:p w14:paraId="565C9FA5" w14:textId="3C6978D8" w:rsidR="00AC24CF" w:rsidRPr="003A3F4E" w:rsidRDefault="00AC24CF" w:rsidP="00AC24CF">
            <w:pPr>
              <w:rPr>
                <w:b/>
                <w:bCs/>
              </w:rPr>
            </w:pPr>
            <w:r w:rsidRPr="6012D3CF">
              <w:rPr>
                <w:b/>
                <w:bCs/>
              </w:rPr>
              <w:t>B</w:t>
            </w:r>
          </w:p>
        </w:tc>
      </w:tr>
      <w:tr w:rsidR="00AC24CF" w:rsidRPr="00074A26" w14:paraId="1BC3E799" w14:textId="2E701ABE" w:rsidTr="426D4AD9">
        <w:tc>
          <w:tcPr>
            <w:tcW w:w="686" w:type="dxa"/>
          </w:tcPr>
          <w:p w14:paraId="247E4158" w14:textId="1147B602" w:rsidR="00AC24CF" w:rsidRPr="00D2441A" w:rsidRDefault="00AC24CF" w:rsidP="00AC24CF">
            <w:pPr>
              <w:pStyle w:val="ListParagraph"/>
              <w:numPr>
                <w:ilvl w:val="0"/>
                <w:numId w:val="7"/>
              </w:numPr>
              <w:ind w:left="357" w:hanging="357"/>
              <w:rPr>
                <w:rFonts w:ascii="Arial" w:hAnsi="Arial" w:cs="Arial"/>
              </w:rPr>
            </w:pPr>
          </w:p>
        </w:tc>
        <w:tc>
          <w:tcPr>
            <w:tcW w:w="3567" w:type="dxa"/>
            <w:gridSpan w:val="2"/>
          </w:tcPr>
          <w:p w14:paraId="1A9D92CE" w14:textId="1D597739" w:rsidR="00AC24CF" w:rsidRDefault="00AC24CF" w:rsidP="00AC24CF">
            <w:r>
              <w:t>Semester in which the module will run</w:t>
            </w:r>
          </w:p>
        </w:tc>
        <w:tc>
          <w:tcPr>
            <w:tcW w:w="5755" w:type="dxa"/>
            <w:gridSpan w:val="2"/>
          </w:tcPr>
          <w:sdt>
            <w:sdtPr>
              <w:rPr>
                <w:color w:val="2B579A"/>
                <w:shd w:val="clear" w:color="auto" w:fill="E6E6E6"/>
              </w:rPr>
              <w:id w:val="-56320830"/>
              <w:placeholder>
                <w:docPart w:val="E9DAF5F8A25F4BAEBA86E792F14101D7"/>
              </w:placeholder>
              <w:dropDownList>
                <w:listItem w:value="Choose an item."/>
                <w:listItem w:displayText="Semester 1" w:value="Semester 1"/>
                <w:listItem w:displayText="Semester 2" w:value="Semester 2"/>
                <w:listItem w:displayText="Summer Period" w:value="Summer Period"/>
                <w:listItem w:displayText="Full Term" w:value="Full Term"/>
                <w:listItem w:displayText="Delivered twice in ac. year (semester 1 and 2)" w:value="Delivered twice in ac. year (semester 1 and 2)"/>
                <w:listItem w:displayText="Delivered multiple times a year (outside of usual Semesters)" w:value="Delivered multiple times a year (outside of usual Semesters)"/>
              </w:dropDownList>
            </w:sdtPr>
            <w:sdtEndPr>
              <w:rPr>
                <w:color w:val="000000"/>
                <w:shd w:val="clear" w:color="auto" w:fill="auto"/>
              </w:rPr>
            </w:sdtEndPr>
            <w:sdtContent>
              <w:p w14:paraId="16CF4E96" w14:textId="3329D2BF" w:rsidR="00AC24CF" w:rsidRDefault="002A211A" w:rsidP="00AC24CF">
                <w:r>
                  <w:rPr>
                    <w:color w:val="2B579A"/>
                    <w:shd w:val="clear" w:color="auto" w:fill="E6E6E6"/>
                  </w:rPr>
                  <w:t>Semester 2</w:t>
                </w:r>
              </w:p>
            </w:sdtContent>
          </w:sdt>
          <w:p w14:paraId="6BDCFD2A" w14:textId="77777777" w:rsidR="00AC24CF" w:rsidRDefault="00AC24CF" w:rsidP="00AC24CF"/>
          <w:p w14:paraId="2A15A767" w14:textId="6D876F61" w:rsidR="00AC24CF" w:rsidRPr="006907E8" w:rsidRDefault="0006482B" w:rsidP="00AC24CF">
            <w:pPr>
              <w:rPr>
                <w:i/>
                <w:iCs/>
              </w:rPr>
            </w:pPr>
            <w:r w:rsidRPr="006907E8">
              <w:rPr>
                <w:i/>
                <w:iCs/>
              </w:rPr>
              <w:t>If delivered multiple times a year</w:t>
            </w:r>
            <w:r w:rsidR="0030268D">
              <w:rPr>
                <w:i/>
                <w:iCs/>
              </w:rPr>
              <w:t>,</w:t>
            </w:r>
            <w:r w:rsidRPr="006907E8">
              <w:rPr>
                <w:i/>
                <w:iCs/>
              </w:rPr>
              <w:t xml:space="preserve"> please state</w:t>
            </w:r>
            <w:r w:rsidR="0025391A" w:rsidRPr="006907E8">
              <w:rPr>
                <w:i/>
                <w:iCs/>
              </w:rPr>
              <w:t xml:space="preserve"> how frequently and when they will be delivered.</w:t>
            </w:r>
          </w:p>
        </w:tc>
        <w:tc>
          <w:tcPr>
            <w:tcW w:w="567" w:type="dxa"/>
          </w:tcPr>
          <w:p w14:paraId="1DBEC2FE" w14:textId="58BC9CD3" w:rsidR="00AC24CF" w:rsidRPr="00074A26" w:rsidRDefault="00AC24CF" w:rsidP="00AC24CF">
            <w:r>
              <w:rPr>
                <w:b/>
              </w:rPr>
              <w:t>B</w:t>
            </w:r>
          </w:p>
        </w:tc>
      </w:tr>
      <w:tr w:rsidR="00AC24CF" w:rsidRPr="00074A26" w14:paraId="3192608F" w14:textId="74F6F020" w:rsidTr="426D4AD9">
        <w:tc>
          <w:tcPr>
            <w:tcW w:w="686" w:type="dxa"/>
          </w:tcPr>
          <w:p w14:paraId="70380899" w14:textId="699EC810" w:rsidR="00AC24CF" w:rsidRPr="00D2441A" w:rsidRDefault="00AC24CF" w:rsidP="00AC24CF">
            <w:pPr>
              <w:pStyle w:val="ListParagraph"/>
              <w:numPr>
                <w:ilvl w:val="0"/>
                <w:numId w:val="7"/>
              </w:numPr>
              <w:ind w:left="357" w:hanging="357"/>
              <w:rPr>
                <w:rFonts w:ascii="Arial" w:hAnsi="Arial" w:cs="Arial"/>
              </w:rPr>
            </w:pPr>
          </w:p>
        </w:tc>
        <w:tc>
          <w:tcPr>
            <w:tcW w:w="3567" w:type="dxa"/>
            <w:gridSpan w:val="2"/>
          </w:tcPr>
          <w:p w14:paraId="30AEC47A" w14:textId="35590C9E" w:rsidR="00AC24CF" w:rsidRDefault="00AC24CF" w:rsidP="00AC24CF">
            <w:r>
              <w:t>Programmes on which the module is available (please state the programme title and code)</w:t>
            </w:r>
          </w:p>
        </w:tc>
        <w:tc>
          <w:tcPr>
            <w:tcW w:w="5755" w:type="dxa"/>
            <w:gridSpan w:val="2"/>
          </w:tcPr>
          <w:p w14:paraId="3BB44F91" w14:textId="12800B9E" w:rsidR="00AC24CF" w:rsidRDefault="00AC24CF" w:rsidP="00AC24CF">
            <w:r>
              <w:t>As a compulsory module (i.e. every student in the year should be registered on this module code):</w:t>
            </w:r>
          </w:p>
          <w:p w14:paraId="0F5D3FF3" w14:textId="77777777" w:rsidR="00AC24CF" w:rsidRDefault="00AC24CF" w:rsidP="00AC24CF"/>
          <w:p w14:paraId="6B9870BC" w14:textId="77777777" w:rsidR="00040ECE" w:rsidRDefault="00040ECE" w:rsidP="00AC24CF"/>
          <w:p w14:paraId="4CECEC94" w14:textId="690B6AE9" w:rsidR="00AC24CF" w:rsidRDefault="00AC24CF" w:rsidP="00AC24CF">
            <w:r>
              <w:t>As an optional module (including any information</w:t>
            </w:r>
            <w:r w:rsidR="00F318E8">
              <w:t xml:space="preserve"> </w:t>
            </w:r>
            <w:r w:rsidR="00846F17">
              <w:t>about its grouping, if relevant</w:t>
            </w:r>
            <w:r>
              <w:t>):</w:t>
            </w:r>
            <w:r w:rsidR="00F75153">
              <w:rPr>
                <w:rStyle w:val="FootnoteReference"/>
              </w:rPr>
              <w:footnoteReference w:id="8"/>
            </w:r>
          </w:p>
          <w:p w14:paraId="34DD28C4" w14:textId="7ED50D74" w:rsidR="00AE49B5" w:rsidRPr="008D074F" w:rsidRDefault="00AE49B5" w:rsidP="00AE49B5">
            <w:r w:rsidRPr="008D074F">
              <w:t>MSc Economics, AI and Data Science</w:t>
            </w:r>
            <w:r w:rsidR="008D074F" w:rsidRPr="008D074F">
              <w:t xml:space="preserve"> 894K</w:t>
            </w:r>
          </w:p>
          <w:p w14:paraId="21AF2DE9" w14:textId="77777777" w:rsidR="00AC24CF" w:rsidRDefault="00AC24CF" w:rsidP="00AC24CF"/>
          <w:p w14:paraId="63C4811F" w14:textId="0DA54FD8" w:rsidR="00AC24CF" w:rsidRDefault="00AC24CF" w:rsidP="00AC24CF">
            <w:r>
              <w:t>Confirmation that module registrations (or numbers attending teaching events for this module) are expected to meet or exceed the relevant College’s agreed threshold:</w:t>
            </w:r>
            <w:r>
              <w:rPr>
                <w:rStyle w:val="FootnoteReference"/>
              </w:rPr>
              <w:footnoteReference w:id="9"/>
            </w:r>
          </w:p>
          <w:p w14:paraId="076B11B1" w14:textId="5870F124" w:rsidR="00AC24CF" w:rsidRPr="00074A26" w:rsidRDefault="00462F78" w:rsidP="00AC24CF">
            <w:sdt>
              <w:sdtPr>
                <w:rPr>
                  <w:color w:val="2B579A"/>
                  <w:shd w:val="clear" w:color="auto" w:fill="E6E6E6"/>
                </w:rPr>
                <w:id w:val="1207065505"/>
                <w:placeholder>
                  <w:docPart w:val="00B0145C260849DD95AF09BB25D68360"/>
                </w:placeholder>
                <w:dropDownList>
                  <w:listItem w:value="Choose an item."/>
                  <w:listItem w:displayText="Yes" w:value="Yes"/>
                  <w:listItem w:displayText="No" w:value="No"/>
                </w:dropDownList>
              </w:sdtPr>
              <w:sdtEndPr>
                <w:rPr>
                  <w:color w:val="000000"/>
                  <w:shd w:val="clear" w:color="auto" w:fill="auto"/>
                </w:rPr>
              </w:sdtEndPr>
              <w:sdtContent>
                <w:r w:rsidR="00040ECE">
                  <w:rPr>
                    <w:color w:val="2B579A"/>
                    <w:shd w:val="clear" w:color="auto" w:fill="E6E6E6"/>
                  </w:rPr>
                  <w:t>Yes</w:t>
                </w:r>
              </w:sdtContent>
            </w:sdt>
          </w:p>
        </w:tc>
        <w:tc>
          <w:tcPr>
            <w:tcW w:w="567" w:type="dxa"/>
          </w:tcPr>
          <w:p w14:paraId="4066E6D9" w14:textId="56D94263" w:rsidR="00AC24CF" w:rsidRPr="00074A26" w:rsidRDefault="00AC24CF" w:rsidP="00AC24CF">
            <w:r w:rsidRPr="003A3F4E">
              <w:rPr>
                <w:b/>
              </w:rPr>
              <w:t>B</w:t>
            </w:r>
          </w:p>
        </w:tc>
      </w:tr>
      <w:tr w:rsidR="00AC24CF" w:rsidRPr="00074A26" w14:paraId="3E6E7489" w14:textId="58C6D8D0" w:rsidTr="426D4AD9">
        <w:tc>
          <w:tcPr>
            <w:tcW w:w="686" w:type="dxa"/>
          </w:tcPr>
          <w:p w14:paraId="578F1CB3" w14:textId="2C7C6A95" w:rsidR="00AC24CF" w:rsidRPr="000955CF" w:rsidRDefault="000955CF" w:rsidP="000955CF">
            <w:pPr>
              <w:rPr>
                <w:rFonts w:cs="Arial"/>
              </w:rPr>
            </w:pPr>
            <w:r>
              <w:rPr>
                <w:rFonts w:cs="Arial"/>
              </w:rPr>
              <w:lastRenderedPageBreak/>
              <w:t>13.1</w:t>
            </w:r>
          </w:p>
        </w:tc>
        <w:tc>
          <w:tcPr>
            <w:tcW w:w="3567" w:type="dxa"/>
            <w:gridSpan w:val="2"/>
          </w:tcPr>
          <w:p w14:paraId="284CD532" w14:textId="1F9F7D2B" w:rsidR="00AC24CF" w:rsidRPr="008725C4" w:rsidRDefault="00AC24CF" w:rsidP="00AC24CF">
            <w:r>
              <w:t xml:space="preserve">State the name and code of any pre-requisite </w:t>
            </w:r>
            <w:r w:rsidRPr="00DD10DD">
              <w:rPr>
                <w:i/>
                <w:iCs/>
              </w:rPr>
              <w:t>modules</w:t>
            </w:r>
            <w:r w:rsidR="000955CF">
              <w:t xml:space="preserve">, </w:t>
            </w:r>
            <w:r>
              <w:t xml:space="preserve">i.e. modules students </w:t>
            </w:r>
            <w:r>
              <w:rPr>
                <w:i/>
              </w:rPr>
              <w:t>must</w:t>
            </w:r>
            <w:r>
              <w:t xml:space="preserve"> have taken in previous years to be eligible to take this module. </w:t>
            </w:r>
            <w:r w:rsidR="000955CF">
              <w:t xml:space="preserve">Please also note if these modules need to have been </w:t>
            </w:r>
            <w:r w:rsidR="000955CF">
              <w:rPr>
                <w:i/>
                <w:iCs/>
              </w:rPr>
              <w:t>passed</w:t>
            </w:r>
            <w:r w:rsidR="000955CF">
              <w:t xml:space="preserve">, </w:t>
            </w:r>
            <w:r w:rsidR="00277AA1">
              <w:t>as well as</w:t>
            </w:r>
            <w:r w:rsidR="000955CF">
              <w:t xml:space="preserve"> attempted</w:t>
            </w:r>
          </w:p>
        </w:tc>
        <w:tc>
          <w:tcPr>
            <w:tcW w:w="5755" w:type="dxa"/>
            <w:gridSpan w:val="2"/>
          </w:tcPr>
          <w:p w14:paraId="269BB4A9" w14:textId="657C035D" w:rsidR="00AC24CF" w:rsidRPr="00074A26" w:rsidRDefault="00F915C4" w:rsidP="00AC24CF">
            <w:r>
              <w:t>No</w:t>
            </w:r>
          </w:p>
        </w:tc>
        <w:tc>
          <w:tcPr>
            <w:tcW w:w="567" w:type="dxa"/>
          </w:tcPr>
          <w:p w14:paraId="5F7877DB" w14:textId="67D4B3D8" w:rsidR="00AC24CF" w:rsidRPr="00074A26" w:rsidRDefault="00AC24CF" w:rsidP="00AC24CF">
            <w:r w:rsidRPr="003A3F4E">
              <w:rPr>
                <w:b/>
              </w:rPr>
              <w:t>B</w:t>
            </w:r>
          </w:p>
        </w:tc>
      </w:tr>
      <w:tr w:rsidR="000955CF" w:rsidRPr="00074A26" w14:paraId="0EB7A0D6" w14:textId="77777777" w:rsidTr="426D4AD9">
        <w:tc>
          <w:tcPr>
            <w:tcW w:w="686" w:type="dxa"/>
          </w:tcPr>
          <w:p w14:paraId="52F34AE8" w14:textId="53FC1CE5" w:rsidR="000955CF" w:rsidRPr="000955CF" w:rsidRDefault="000955CF" w:rsidP="000955CF">
            <w:pPr>
              <w:rPr>
                <w:rFonts w:cs="Arial"/>
              </w:rPr>
            </w:pPr>
            <w:r w:rsidRPr="000955CF">
              <w:rPr>
                <w:rFonts w:cs="Arial"/>
              </w:rPr>
              <w:t>13.2</w:t>
            </w:r>
          </w:p>
        </w:tc>
        <w:tc>
          <w:tcPr>
            <w:tcW w:w="3567" w:type="dxa"/>
            <w:gridSpan w:val="2"/>
          </w:tcPr>
          <w:p w14:paraId="5A8D9686" w14:textId="4DEE96AA" w:rsidR="000955CF" w:rsidRDefault="000955CF" w:rsidP="00AC24CF">
            <w:r>
              <w:t xml:space="preserve">State if there </w:t>
            </w:r>
            <w:proofErr w:type="gramStart"/>
            <w:r w:rsidR="00277AA1">
              <w:t>is</w:t>
            </w:r>
            <w:proofErr w:type="gramEnd"/>
            <w:r>
              <w:t xml:space="preserve"> any other/prior knowledge students </w:t>
            </w:r>
            <w:r w:rsidR="00277AA1">
              <w:t xml:space="preserve">must possess to be eligible to take this module. Also describe any </w:t>
            </w:r>
            <w:proofErr w:type="gramStart"/>
            <w:r w:rsidR="00277AA1" w:rsidRPr="008725C4">
              <w:t>particular requirements</w:t>
            </w:r>
            <w:proofErr w:type="gramEnd"/>
            <w:r w:rsidR="00277AA1" w:rsidRPr="008725C4">
              <w:t xml:space="preserve"> for incoming exchange students,</w:t>
            </w:r>
            <w:r w:rsidR="00277AA1">
              <w:t xml:space="preserve"> if applicable</w:t>
            </w:r>
          </w:p>
        </w:tc>
        <w:tc>
          <w:tcPr>
            <w:tcW w:w="5755" w:type="dxa"/>
            <w:gridSpan w:val="2"/>
          </w:tcPr>
          <w:p w14:paraId="04D47045" w14:textId="1219F874" w:rsidR="000955CF" w:rsidRPr="00074A26" w:rsidRDefault="00E50179" w:rsidP="00AC24CF">
            <w:r w:rsidRPr="00E50179">
              <w:t>The students are expected to have previous experience with either object-oriented programming, or in languages such as R, Python or MATLAB</w:t>
            </w:r>
          </w:p>
        </w:tc>
        <w:tc>
          <w:tcPr>
            <w:tcW w:w="567" w:type="dxa"/>
          </w:tcPr>
          <w:p w14:paraId="64E3B585" w14:textId="0B65AE34" w:rsidR="000955CF" w:rsidRPr="003A3F4E" w:rsidRDefault="007342A1" w:rsidP="00AC24CF">
            <w:pPr>
              <w:rPr>
                <w:b/>
              </w:rPr>
            </w:pPr>
            <w:r w:rsidRPr="003A3F4E">
              <w:rPr>
                <w:b/>
              </w:rPr>
              <w:t>B</w:t>
            </w:r>
          </w:p>
        </w:tc>
      </w:tr>
      <w:tr w:rsidR="00AC24CF" w:rsidRPr="00074A26" w14:paraId="0FE5CE5C" w14:textId="728271D5" w:rsidTr="426D4AD9">
        <w:tc>
          <w:tcPr>
            <w:tcW w:w="686" w:type="dxa"/>
          </w:tcPr>
          <w:p w14:paraId="2E798E00" w14:textId="0553974B" w:rsidR="00AC24CF" w:rsidRPr="00D2441A" w:rsidRDefault="00AC24CF" w:rsidP="000955CF">
            <w:pPr>
              <w:pStyle w:val="ListParagraph"/>
              <w:numPr>
                <w:ilvl w:val="0"/>
                <w:numId w:val="31"/>
              </w:numPr>
              <w:ind w:left="0" w:firstLine="0"/>
              <w:rPr>
                <w:rFonts w:ascii="Arial" w:hAnsi="Arial" w:cs="Arial"/>
              </w:rPr>
            </w:pPr>
          </w:p>
        </w:tc>
        <w:tc>
          <w:tcPr>
            <w:tcW w:w="3567" w:type="dxa"/>
            <w:gridSpan w:val="2"/>
          </w:tcPr>
          <w:p w14:paraId="084974DD" w14:textId="03EE8DCE" w:rsidR="00AC24CF" w:rsidRDefault="00AC24CF" w:rsidP="00AC24CF">
            <w:r>
              <w:t xml:space="preserve">State the name and code of any co-requisite modules on which students </w:t>
            </w:r>
            <w:r w:rsidRPr="00BA53B3">
              <w:t>must</w:t>
            </w:r>
            <w:r>
              <w:t xml:space="preserve"> also register in the same session</w:t>
            </w:r>
          </w:p>
        </w:tc>
        <w:tc>
          <w:tcPr>
            <w:tcW w:w="5755" w:type="dxa"/>
            <w:gridSpan w:val="2"/>
          </w:tcPr>
          <w:p w14:paraId="0514F41E" w14:textId="50061107" w:rsidR="00AC24CF" w:rsidRPr="00074A26" w:rsidRDefault="00F915C4" w:rsidP="00AC24CF">
            <w:r>
              <w:t>No</w:t>
            </w:r>
          </w:p>
        </w:tc>
        <w:tc>
          <w:tcPr>
            <w:tcW w:w="567" w:type="dxa"/>
          </w:tcPr>
          <w:p w14:paraId="1155F79C" w14:textId="6604442D" w:rsidR="00AC24CF" w:rsidRPr="00074A26" w:rsidRDefault="00AC24CF" w:rsidP="00AC24CF">
            <w:r w:rsidRPr="003A3F4E">
              <w:rPr>
                <w:b/>
              </w:rPr>
              <w:t>B</w:t>
            </w:r>
          </w:p>
        </w:tc>
      </w:tr>
      <w:tr w:rsidR="00AC24CF" w:rsidRPr="00074A26" w14:paraId="5C53F31B" w14:textId="29951D2A" w:rsidTr="426D4AD9">
        <w:tc>
          <w:tcPr>
            <w:tcW w:w="686" w:type="dxa"/>
          </w:tcPr>
          <w:p w14:paraId="7CC4B8CD" w14:textId="6FD09BFD" w:rsidR="00AC24CF" w:rsidRPr="00D2441A" w:rsidRDefault="00AC24CF" w:rsidP="000955CF">
            <w:pPr>
              <w:pStyle w:val="ListParagraph"/>
              <w:numPr>
                <w:ilvl w:val="0"/>
                <w:numId w:val="31"/>
              </w:numPr>
              <w:ind w:left="357" w:hanging="357"/>
              <w:rPr>
                <w:rFonts w:ascii="Arial" w:hAnsi="Arial" w:cs="Arial"/>
              </w:rPr>
            </w:pPr>
          </w:p>
        </w:tc>
        <w:tc>
          <w:tcPr>
            <w:tcW w:w="3567" w:type="dxa"/>
            <w:gridSpan w:val="2"/>
          </w:tcPr>
          <w:p w14:paraId="21F28FA1" w14:textId="0EEBE343" w:rsidR="00AC24CF" w:rsidRDefault="00AC24CF" w:rsidP="00AC24CF">
            <w:r>
              <w:t>Where will the teaching take place?</w:t>
            </w:r>
          </w:p>
        </w:tc>
        <w:tc>
          <w:tcPr>
            <w:tcW w:w="5755" w:type="dxa"/>
            <w:gridSpan w:val="2"/>
          </w:tcPr>
          <w:p w14:paraId="2D06C2EE" w14:textId="668495B2" w:rsidR="00AC24CF" w:rsidRDefault="00AC24CF" w:rsidP="00AC24CF">
            <w:r>
              <w:t xml:space="preserve"> </w:t>
            </w:r>
            <w:sdt>
              <w:sdtPr>
                <w:rPr>
                  <w:color w:val="2B579A"/>
                  <w:shd w:val="clear" w:color="auto" w:fill="E6E6E6"/>
                </w:rPr>
                <w:id w:val="1550564403"/>
                <w:dropDownList>
                  <w:listItem w:value="Choose an item."/>
                  <w:listItem w:displayText="UoB Campus Edgbaston" w:value="UoB Campus Edgbaston"/>
                  <w:listItem w:displayText="UoB Campus Selly Oak" w:value="UoB Campus Selly Oak"/>
                  <w:listItem w:displayText="UoB Campus Dubai" w:value="UoB Campus Dubai"/>
                  <w:listItem w:displayText="Shakespeare Institute" w:value="Shakespeare Institute"/>
                  <w:listItem w:displayText="Joint Birmingham JNU Institute" w:value="Joint Birmingham JNU Institute"/>
                  <w:listItem w:displayText="Singapore Institute of Management" w:value="Singapore Institute of Management"/>
                  <w:listItem w:displayText="Online" w:value="Online"/>
                  <w:listItem w:displayText="Other (please state below)" w:value="Other (please state below)"/>
                </w:dropDownList>
              </w:sdtPr>
              <w:sdtEndPr>
                <w:rPr>
                  <w:color w:val="000000"/>
                  <w:shd w:val="clear" w:color="auto" w:fill="auto"/>
                </w:rPr>
              </w:sdtEndPr>
              <w:sdtContent>
                <w:r w:rsidR="00F915C4">
                  <w:rPr>
                    <w:color w:val="2B579A"/>
                    <w:shd w:val="clear" w:color="auto" w:fill="E6E6E6"/>
                  </w:rPr>
                  <w:t>UoB Campus Edgbaston</w:t>
                </w:r>
              </w:sdtContent>
            </w:sdt>
          </w:p>
          <w:p w14:paraId="24797158" w14:textId="77777777" w:rsidR="00AC24CF" w:rsidRDefault="00AC24CF" w:rsidP="00AC24CF"/>
          <w:p w14:paraId="717CD067" w14:textId="5FD13308" w:rsidR="00AC24CF" w:rsidRPr="00074A26" w:rsidRDefault="00AC24CF" w:rsidP="00AC24CF">
            <w:r w:rsidRPr="006C06F0">
              <w:rPr>
                <w:i/>
              </w:rPr>
              <w:t>If ‘other’ please state here:</w:t>
            </w:r>
          </w:p>
        </w:tc>
        <w:tc>
          <w:tcPr>
            <w:tcW w:w="567" w:type="dxa"/>
          </w:tcPr>
          <w:p w14:paraId="588C9CCA" w14:textId="58B977CB" w:rsidR="00AC24CF" w:rsidRPr="00074A26" w:rsidRDefault="00AC24CF" w:rsidP="00AC24CF">
            <w:r>
              <w:rPr>
                <w:b/>
              </w:rPr>
              <w:t>B Q SF</w:t>
            </w:r>
          </w:p>
        </w:tc>
      </w:tr>
      <w:tr w:rsidR="00AC24CF" w:rsidRPr="00074A26" w14:paraId="1CA01E06" w14:textId="18EF26C3" w:rsidTr="426D4AD9">
        <w:tc>
          <w:tcPr>
            <w:tcW w:w="686" w:type="dxa"/>
            <w:tcBorders>
              <w:bottom w:val="single" w:sz="4" w:space="0" w:color="999999"/>
            </w:tcBorders>
          </w:tcPr>
          <w:p w14:paraId="400EEADD" w14:textId="443E188C" w:rsidR="00AC24CF" w:rsidRPr="00D2441A" w:rsidRDefault="00AC24CF" w:rsidP="000955CF">
            <w:pPr>
              <w:pStyle w:val="ListParagraph"/>
              <w:numPr>
                <w:ilvl w:val="0"/>
                <w:numId w:val="31"/>
              </w:numPr>
              <w:ind w:left="357" w:hanging="357"/>
              <w:rPr>
                <w:rFonts w:ascii="Arial" w:hAnsi="Arial" w:cs="Arial"/>
              </w:rPr>
            </w:pPr>
          </w:p>
        </w:tc>
        <w:tc>
          <w:tcPr>
            <w:tcW w:w="3567" w:type="dxa"/>
            <w:gridSpan w:val="2"/>
            <w:tcBorders>
              <w:bottom w:val="single" w:sz="4" w:space="0" w:color="999999"/>
            </w:tcBorders>
          </w:tcPr>
          <w:p w14:paraId="1754E84B" w14:textId="13548D19" w:rsidR="00AC24CF" w:rsidRDefault="00AC24CF" w:rsidP="00AC24CF">
            <w:r w:rsidRPr="004B06E5">
              <w:rPr>
                <w:color w:val="auto"/>
              </w:rPr>
              <w:t>Comment briefly on how your School</w:t>
            </w:r>
            <w:r w:rsidR="0006798C" w:rsidRPr="004B06E5" w:rsidDel="0006798C">
              <w:rPr>
                <w:color w:val="auto"/>
              </w:rPr>
              <w:t xml:space="preserve"> </w:t>
            </w:r>
            <w:r w:rsidRPr="004B06E5">
              <w:rPr>
                <w:color w:val="auto"/>
              </w:rPr>
              <w:t xml:space="preserve">/Department promotes equality of opportunity </w:t>
            </w:r>
            <w:r>
              <w:rPr>
                <w:color w:val="auto"/>
              </w:rPr>
              <w:t>by</w:t>
            </w:r>
            <w:r w:rsidRPr="004B06E5">
              <w:rPr>
                <w:color w:val="auto"/>
              </w:rPr>
              <w:t xml:space="preserve"> ensuring no barriers are posed to applications, access or prog</w:t>
            </w:r>
            <w:r>
              <w:rPr>
                <w:color w:val="auto"/>
              </w:rPr>
              <w:t>ression for any protected group</w:t>
            </w:r>
            <w:r>
              <w:rPr>
                <w:rStyle w:val="FootnoteReference"/>
                <w:color w:val="auto"/>
              </w:rPr>
              <w:footnoteReference w:id="10"/>
            </w:r>
          </w:p>
        </w:tc>
        <w:tc>
          <w:tcPr>
            <w:tcW w:w="5755" w:type="dxa"/>
            <w:gridSpan w:val="2"/>
            <w:tcBorders>
              <w:bottom w:val="single" w:sz="4" w:space="0" w:color="999999"/>
            </w:tcBorders>
          </w:tcPr>
          <w:p w14:paraId="364F3DC5" w14:textId="77777777" w:rsidR="00306F3E" w:rsidRPr="00710F74" w:rsidRDefault="00306F3E" w:rsidP="00306F3E">
            <w:pPr>
              <w:jc w:val="both"/>
              <w:rPr>
                <w:rFonts w:ascii="Calibri" w:hAnsi="Calibri"/>
                <w:iCs/>
                <w:color w:val="auto"/>
                <w:szCs w:val="22"/>
              </w:rPr>
            </w:pPr>
            <w:r w:rsidRPr="00710F74">
              <w:rPr>
                <w:iCs/>
                <w:color w:val="auto"/>
              </w:rPr>
              <w:t xml:space="preserve">Our School fully supports the University’s commitment to inclusivity.  All modules are designed to promote equality of access to teaching sessions and assessment opportunities.  The </w:t>
            </w:r>
            <w:proofErr w:type="gramStart"/>
            <w:r w:rsidRPr="00710F74">
              <w:rPr>
                <w:iCs/>
                <w:color w:val="auto"/>
              </w:rPr>
              <w:t>School</w:t>
            </w:r>
            <w:proofErr w:type="gramEnd"/>
            <w:r w:rsidRPr="00710F74">
              <w:rPr>
                <w:iCs/>
                <w:color w:val="auto"/>
              </w:rPr>
              <w:t xml:space="preserve"> engages with Student Services to ensure that students with additional support needs receive appropriate support for their learning and that, where needed, reasonable adjustments are made to delivery of teaching and to examination arrangements.</w:t>
            </w:r>
          </w:p>
          <w:p w14:paraId="2F604E14" w14:textId="77777777" w:rsidR="00AC24CF" w:rsidRPr="00074A26" w:rsidRDefault="00AC24CF" w:rsidP="00AC24CF"/>
        </w:tc>
        <w:tc>
          <w:tcPr>
            <w:tcW w:w="567" w:type="dxa"/>
          </w:tcPr>
          <w:p w14:paraId="29AECB40" w14:textId="71DF8AA7" w:rsidR="00AC24CF" w:rsidRPr="00074A26" w:rsidRDefault="00AC24CF" w:rsidP="00AC24CF">
            <w:r>
              <w:rPr>
                <w:b/>
              </w:rPr>
              <w:t xml:space="preserve">Q </w:t>
            </w:r>
          </w:p>
        </w:tc>
      </w:tr>
      <w:tr w:rsidR="00525C63" w:rsidRPr="00074A26" w14:paraId="2E4793D2" w14:textId="77777777" w:rsidTr="426D4AD9">
        <w:tc>
          <w:tcPr>
            <w:tcW w:w="686" w:type="dxa"/>
            <w:tcBorders>
              <w:bottom w:val="single" w:sz="4" w:space="0" w:color="999999"/>
            </w:tcBorders>
          </w:tcPr>
          <w:p w14:paraId="034E69ED" w14:textId="77777777" w:rsidR="00525C63" w:rsidRPr="00D2441A" w:rsidRDefault="00525C63" w:rsidP="000955CF">
            <w:pPr>
              <w:pStyle w:val="ListParagraph"/>
              <w:numPr>
                <w:ilvl w:val="0"/>
                <w:numId w:val="31"/>
              </w:numPr>
              <w:ind w:left="357" w:hanging="357"/>
              <w:rPr>
                <w:rFonts w:ascii="Arial" w:hAnsi="Arial" w:cs="Arial"/>
              </w:rPr>
            </w:pPr>
          </w:p>
        </w:tc>
        <w:tc>
          <w:tcPr>
            <w:tcW w:w="3567" w:type="dxa"/>
            <w:gridSpan w:val="2"/>
            <w:tcBorders>
              <w:bottom w:val="single" w:sz="4" w:space="0" w:color="999999"/>
            </w:tcBorders>
          </w:tcPr>
          <w:p w14:paraId="72425A06" w14:textId="1134F324" w:rsidR="00525C63" w:rsidRPr="004B06E5" w:rsidRDefault="00A5633C" w:rsidP="00AC24CF">
            <w:pPr>
              <w:rPr>
                <w:color w:val="auto"/>
              </w:rPr>
            </w:pPr>
            <w:r w:rsidRPr="00A5633C">
              <w:rPr>
                <w:color w:val="auto"/>
              </w:rPr>
              <w:t xml:space="preserve">Please briefly outline how this module embeds Education for Sustainability or the United Nations Sustainable Development Goals (SDGs; </w:t>
            </w:r>
            <w:hyperlink r:id="rId15" w:history="1">
              <w:r w:rsidRPr="00355DAD">
                <w:rPr>
                  <w:rStyle w:val="Hyperlink"/>
                </w:rPr>
                <w:t>see guidance</w:t>
              </w:r>
            </w:hyperlink>
            <w:r w:rsidR="00355DAD">
              <w:rPr>
                <w:color w:val="auto"/>
              </w:rPr>
              <w:t>)</w:t>
            </w:r>
            <w:r w:rsidRPr="00A5633C">
              <w:rPr>
                <w:color w:val="auto"/>
              </w:rPr>
              <w:t>, or if not, what is the rationale behind that decision (approximately 150 words or less).</w:t>
            </w:r>
          </w:p>
        </w:tc>
        <w:tc>
          <w:tcPr>
            <w:tcW w:w="5755" w:type="dxa"/>
            <w:gridSpan w:val="2"/>
            <w:tcBorders>
              <w:bottom w:val="single" w:sz="4" w:space="0" w:color="999999"/>
            </w:tcBorders>
          </w:tcPr>
          <w:p w14:paraId="76848978" w14:textId="2D682378" w:rsidR="00525C63" w:rsidRPr="00074A26" w:rsidRDefault="00C32FEC" w:rsidP="00AC24CF">
            <w:r w:rsidRPr="00C32FEC">
              <w:t xml:space="preserve">This module contributes to Education for Sustainability by equipping students to work with novel data sources that are central to monitoring and understanding economic, social, and environmental challenges. Unstructured data such as satellite imagery, parliamentary debates, and corporate </w:t>
            </w:r>
            <w:r w:rsidR="000F22E1">
              <w:t>reports</w:t>
            </w:r>
            <w:r w:rsidRPr="00C32FEC">
              <w:t xml:space="preserve"> are increasingly used to assess climate risks, track energy use, evaluate inequality, and monitor the effectiveness of public policy. Developing the skills to structure and interpret such evidence supports the United Nations Sustainable Development Goals by enabling robust measurement of progress in areas including sustainable citie</w:t>
            </w:r>
            <w:r w:rsidR="00C57A12">
              <w:t>s</w:t>
            </w:r>
            <w:r w:rsidRPr="00C32FEC">
              <w:t xml:space="preserve">, climate action, and decent work and economic growth. </w:t>
            </w:r>
          </w:p>
        </w:tc>
        <w:tc>
          <w:tcPr>
            <w:tcW w:w="567" w:type="dxa"/>
          </w:tcPr>
          <w:p w14:paraId="559ACA16" w14:textId="5FFCBC1F" w:rsidR="00525C63" w:rsidRDefault="00FA4FF6" w:rsidP="00AC24CF">
            <w:pPr>
              <w:rPr>
                <w:b/>
              </w:rPr>
            </w:pPr>
            <w:r>
              <w:rPr>
                <w:b/>
              </w:rPr>
              <w:t>SF</w:t>
            </w:r>
          </w:p>
        </w:tc>
      </w:tr>
      <w:tr w:rsidR="00AC24CF" w:rsidRPr="00074A26" w14:paraId="74A583ED" w14:textId="77777777" w:rsidTr="426D4AD9">
        <w:tc>
          <w:tcPr>
            <w:tcW w:w="686" w:type="dxa"/>
            <w:tcBorders>
              <w:bottom w:val="single" w:sz="4" w:space="0" w:color="999999"/>
            </w:tcBorders>
          </w:tcPr>
          <w:p w14:paraId="151F4EB8" w14:textId="77777777" w:rsidR="00AC24CF" w:rsidRPr="00D2441A" w:rsidRDefault="00AC24CF" w:rsidP="000955CF">
            <w:pPr>
              <w:pStyle w:val="ListParagraph"/>
              <w:numPr>
                <w:ilvl w:val="0"/>
                <w:numId w:val="31"/>
              </w:numPr>
              <w:ind w:left="357" w:hanging="357"/>
              <w:rPr>
                <w:rFonts w:ascii="Arial" w:hAnsi="Arial" w:cs="Arial"/>
              </w:rPr>
            </w:pPr>
          </w:p>
        </w:tc>
        <w:tc>
          <w:tcPr>
            <w:tcW w:w="3567" w:type="dxa"/>
            <w:gridSpan w:val="2"/>
            <w:tcBorders>
              <w:bottom w:val="single" w:sz="4" w:space="0" w:color="999999"/>
            </w:tcBorders>
          </w:tcPr>
          <w:p w14:paraId="6D1BAC34" w14:textId="227A7EEC" w:rsidR="00AC24CF" w:rsidRPr="004B06E5" w:rsidRDefault="00AC24CF" w:rsidP="00AC24CF">
            <w:pPr>
              <w:rPr>
                <w:color w:val="auto"/>
              </w:rPr>
            </w:pPr>
            <w:r w:rsidRPr="678794B0">
              <w:rPr>
                <w:color w:val="auto"/>
              </w:rPr>
              <w:t>Please detail any exemptions from Regulations</w:t>
            </w:r>
          </w:p>
        </w:tc>
        <w:tc>
          <w:tcPr>
            <w:tcW w:w="5755" w:type="dxa"/>
            <w:gridSpan w:val="2"/>
            <w:tcBorders>
              <w:bottom w:val="single" w:sz="4" w:space="0" w:color="999999"/>
            </w:tcBorders>
          </w:tcPr>
          <w:p w14:paraId="59AA2C0B" w14:textId="3705239C" w:rsidR="00AC24CF" w:rsidRPr="00074A26" w:rsidRDefault="00FF126E" w:rsidP="00AC24CF">
            <w:r>
              <w:t>NA</w:t>
            </w:r>
          </w:p>
        </w:tc>
        <w:tc>
          <w:tcPr>
            <w:tcW w:w="567" w:type="dxa"/>
          </w:tcPr>
          <w:p w14:paraId="70688439" w14:textId="2F400DF4" w:rsidR="00AC24CF" w:rsidRDefault="00AC24CF" w:rsidP="00AC24CF">
            <w:pPr>
              <w:rPr>
                <w:b/>
              </w:rPr>
            </w:pPr>
            <w:r>
              <w:rPr>
                <w:b/>
              </w:rPr>
              <w:t>Q</w:t>
            </w:r>
          </w:p>
        </w:tc>
      </w:tr>
      <w:tr w:rsidR="00AC24CF" w:rsidRPr="00074A26" w14:paraId="03AED09D" w14:textId="012B1EC4" w:rsidTr="426D4AD9">
        <w:tc>
          <w:tcPr>
            <w:tcW w:w="686" w:type="dxa"/>
          </w:tcPr>
          <w:p w14:paraId="45AC8DF7" w14:textId="6078BE33" w:rsidR="00AC24CF" w:rsidRPr="00D2441A" w:rsidRDefault="00AC24CF" w:rsidP="000955CF">
            <w:pPr>
              <w:pStyle w:val="ListParagraph"/>
              <w:numPr>
                <w:ilvl w:val="0"/>
                <w:numId w:val="31"/>
              </w:numPr>
              <w:ind w:left="357" w:hanging="357"/>
              <w:rPr>
                <w:rFonts w:ascii="Arial" w:hAnsi="Arial" w:cs="Arial"/>
              </w:rPr>
            </w:pPr>
          </w:p>
        </w:tc>
        <w:tc>
          <w:tcPr>
            <w:tcW w:w="3567" w:type="dxa"/>
            <w:gridSpan w:val="2"/>
          </w:tcPr>
          <w:p w14:paraId="07CF2901" w14:textId="748C4D46" w:rsidR="00AC24CF" w:rsidRDefault="00AC24CF" w:rsidP="00AC24CF">
            <w:r>
              <w:t>Total student effort for the module (this should equal the total no. of hours in 1</w:t>
            </w:r>
            <w:r w:rsidR="00355DAD">
              <w:t>9</w:t>
            </w:r>
            <w:r>
              <w:t xml:space="preserve">.1-12, otherwise the missing hours will be added to </w:t>
            </w:r>
            <w:r>
              <w:lastRenderedPageBreak/>
              <w:t xml:space="preserve">‘guided independent study’). NB Every 10 credits should equate to 100 hours of student effort, which includes guided independent study. Hover over each section for a definition. </w:t>
            </w:r>
          </w:p>
        </w:tc>
        <w:tc>
          <w:tcPr>
            <w:tcW w:w="5755" w:type="dxa"/>
            <w:gridSpan w:val="2"/>
          </w:tcPr>
          <w:p w14:paraId="3164D0E6" w14:textId="0F99C7F1" w:rsidR="00AC24CF" w:rsidRPr="006B1F48" w:rsidRDefault="00FF126E" w:rsidP="00AC24CF">
            <w:pPr>
              <w:rPr>
                <w:b/>
              </w:rPr>
            </w:pPr>
            <w:r>
              <w:rPr>
                <w:b/>
              </w:rPr>
              <w:lastRenderedPageBreak/>
              <w:t>200 hours</w:t>
            </w:r>
          </w:p>
        </w:tc>
        <w:tc>
          <w:tcPr>
            <w:tcW w:w="567" w:type="dxa"/>
            <w:vMerge w:val="restart"/>
            <w:vAlign w:val="center"/>
          </w:tcPr>
          <w:p w14:paraId="6E47F501" w14:textId="16ED128D" w:rsidR="00AC24CF" w:rsidRPr="00074A26" w:rsidRDefault="00AC24CF" w:rsidP="00AC24CF">
            <w:r>
              <w:rPr>
                <w:b/>
              </w:rPr>
              <w:t>B Q SF</w:t>
            </w:r>
          </w:p>
        </w:tc>
      </w:tr>
      <w:tr w:rsidR="00AC24CF" w:rsidRPr="00074A26" w14:paraId="092D8281" w14:textId="63470A50" w:rsidTr="426D4AD9">
        <w:tc>
          <w:tcPr>
            <w:tcW w:w="686" w:type="dxa"/>
          </w:tcPr>
          <w:p w14:paraId="6485CE55" w14:textId="6343A554" w:rsidR="00AC24CF" w:rsidRPr="00D2441A" w:rsidRDefault="00AC24CF" w:rsidP="000955CF">
            <w:pPr>
              <w:pStyle w:val="ListParagraph"/>
              <w:numPr>
                <w:ilvl w:val="3"/>
                <w:numId w:val="31"/>
              </w:numPr>
              <w:ind w:left="357" w:hanging="357"/>
              <w:rPr>
                <w:rFonts w:ascii="Arial" w:hAnsi="Arial" w:cs="Arial"/>
              </w:rPr>
            </w:pPr>
          </w:p>
        </w:tc>
        <w:commentRangeStart w:id="2"/>
        <w:commentRangeStart w:id="3"/>
        <w:tc>
          <w:tcPr>
            <w:tcW w:w="3567" w:type="dxa"/>
            <w:gridSpan w:val="2"/>
          </w:tcPr>
          <w:p w14:paraId="7C496EAA" w14:textId="57868696" w:rsidR="00AC24CF" w:rsidRPr="00063C5D" w:rsidRDefault="00AC24CF" w:rsidP="4A5704CD">
            <w:pPr>
              <w:rPr>
                <w:rStyle w:val="Hyperlink"/>
                <w:color w:val="auto"/>
                <w:u w:val="none"/>
              </w:rPr>
            </w:pPr>
            <w:r>
              <w:fldChar w:fldCharType="begin"/>
            </w:r>
            <w:r>
              <w:instrText>HYPERLINK \l "Lecture" \h</w:instrText>
            </w:r>
            <w:r>
              <w:fldChar w:fldCharType="separate"/>
            </w:r>
            <w:r w:rsidR="3249DAC5" w:rsidRPr="426D4AD9">
              <w:rPr>
                <w:rStyle w:val="Hyperlink"/>
                <w:color w:val="auto"/>
                <w:u w:val="none"/>
              </w:rPr>
              <w:t>Lecture</w:t>
            </w:r>
            <w:r>
              <w:fldChar w:fldCharType="end"/>
            </w:r>
          </w:p>
        </w:tc>
        <w:tc>
          <w:tcPr>
            <w:tcW w:w="5755" w:type="dxa"/>
            <w:gridSpan w:val="2"/>
          </w:tcPr>
          <w:p w14:paraId="28275D28" w14:textId="7EDC2328" w:rsidR="00AC24CF" w:rsidRPr="00074A26" w:rsidRDefault="0A32FE63" w:rsidP="00AC24CF">
            <w:r>
              <w:t>32</w:t>
            </w:r>
            <w:commentRangeEnd w:id="2"/>
            <w:r w:rsidR="00FF126E">
              <w:rPr>
                <w:rStyle w:val="CommentReference"/>
              </w:rPr>
              <w:commentReference w:id="2"/>
            </w:r>
            <w:commentRangeEnd w:id="3"/>
            <w:r w:rsidR="00FF126E">
              <w:rPr>
                <w:rStyle w:val="CommentReference"/>
              </w:rPr>
              <w:commentReference w:id="3"/>
            </w:r>
          </w:p>
        </w:tc>
        <w:tc>
          <w:tcPr>
            <w:tcW w:w="567" w:type="dxa"/>
            <w:vMerge/>
            <w:vAlign w:val="center"/>
          </w:tcPr>
          <w:p w14:paraId="37637947" w14:textId="7D693B3C" w:rsidR="00AC24CF" w:rsidRPr="00074A26" w:rsidRDefault="00AC24CF" w:rsidP="00AC24CF"/>
        </w:tc>
      </w:tr>
      <w:tr w:rsidR="00AC24CF" w:rsidRPr="00074A26" w14:paraId="1307AA3C" w14:textId="21EA16B3" w:rsidTr="426D4AD9">
        <w:tc>
          <w:tcPr>
            <w:tcW w:w="686" w:type="dxa"/>
          </w:tcPr>
          <w:p w14:paraId="31F44078" w14:textId="6013B016" w:rsidR="00AC24CF" w:rsidRPr="00D2441A" w:rsidRDefault="00AC24CF" w:rsidP="000955CF">
            <w:pPr>
              <w:pStyle w:val="ListParagraph"/>
              <w:numPr>
                <w:ilvl w:val="3"/>
                <w:numId w:val="31"/>
              </w:numPr>
              <w:ind w:left="357" w:hanging="357"/>
              <w:rPr>
                <w:rFonts w:ascii="Arial" w:hAnsi="Arial" w:cs="Arial"/>
              </w:rPr>
            </w:pPr>
          </w:p>
        </w:tc>
        <w:bookmarkStart w:id="4" w:name="Seminar"/>
        <w:bookmarkStart w:id="5" w:name="Lecture"/>
        <w:tc>
          <w:tcPr>
            <w:tcW w:w="3567" w:type="dxa"/>
            <w:gridSpan w:val="2"/>
          </w:tcPr>
          <w:p w14:paraId="0259F884" w14:textId="485811E3" w:rsidR="00AC24CF" w:rsidRPr="00730062" w:rsidRDefault="00AC24CF" w:rsidP="00AC24CF">
            <w:r w:rsidRPr="00063C5D">
              <w:rPr>
                <w:color w:val="auto"/>
                <w:shd w:val="clear" w:color="auto" w:fill="E6E6E6"/>
              </w:rPr>
              <w:fldChar w:fldCharType="begin"/>
            </w:r>
            <w:r>
              <w:rPr>
                <w:color w:val="auto"/>
              </w:rPr>
              <w:instrText>HYPERLINK  \l "Seminar" \o "Generally smaller than lectures, seminars give students the opportunity to engage in discussion of a particular topic and/or to explore it in more detail than in a lecture. Includes tutor-, peer-, and student-led classes. Can take place virtually."</w:instrText>
            </w:r>
            <w:r w:rsidRPr="00063C5D">
              <w:rPr>
                <w:color w:val="auto"/>
                <w:shd w:val="clear" w:color="auto" w:fill="E6E6E6"/>
              </w:rPr>
            </w:r>
            <w:r w:rsidRPr="00063C5D">
              <w:rPr>
                <w:color w:val="auto"/>
                <w:shd w:val="clear" w:color="auto" w:fill="E6E6E6"/>
              </w:rPr>
              <w:fldChar w:fldCharType="separate"/>
            </w:r>
            <w:bookmarkEnd w:id="4"/>
            <w:r>
              <w:rPr>
                <w:rStyle w:val="Hyperlink"/>
                <w:color w:val="auto"/>
                <w:u w:val="none"/>
              </w:rPr>
              <w:t>Seminar</w:t>
            </w:r>
            <w:r w:rsidRPr="00063C5D">
              <w:rPr>
                <w:color w:val="auto"/>
                <w:shd w:val="clear" w:color="auto" w:fill="E6E6E6"/>
              </w:rPr>
              <w:fldChar w:fldCharType="end"/>
            </w:r>
            <w:bookmarkEnd w:id="5"/>
            <w:r w:rsidRPr="00730062">
              <w:t xml:space="preserve"> </w:t>
            </w:r>
          </w:p>
        </w:tc>
        <w:tc>
          <w:tcPr>
            <w:tcW w:w="5755" w:type="dxa"/>
            <w:gridSpan w:val="2"/>
          </w:tcPr>
          <w:p w14:paraId="509F86EA" w14:textId="36EAF2B9" w:rsidR="00AC24CF" w:rsidRPr="00074A26" w:rsidRDefault="00AC24CF" w:rsidP="00AC24CF"/>
        </w:tc>
        <w:tc>
          <w:tcPr>
            <w:tcW w:w="567" w:type="dxa"/>
            <w:vMerge/>
          </w:tcPr>
          <w:p w14:paraId="2C75A121" w14:textId="19208A15" w:rsidR="00AC24CF" w:rsidRPr="00074A26" w:rsidRDefault="00AC24CF" w:rsidP="00AC24CF"/>
        </w:tc>
      </w:tr>
      <w:tr w:rsidR="00AC24CF" w:rsidRPr="00074A26" w14:paraId="0DEEC2B8" w14:textId="6F3DD564" w:rsidTr="426D4AD9">
        <w:tc>
          <w:tcPr>
            <w:tcW w:w="686" w:type="dxa"/>
          </w:tcPr>
          <w:p w14:paraId="281A8781" w14:textId="3F7CE269" w:rsidR="00AC24CF" w:rsidRPr="00D2441A" w:rsidRDefault="00AC24CF" w:rsidP="000955CF">
            <w:pPr>
              <w:pStyle w:val="ListParagraph"/>
              <w:numPr>
                <w:ilvl w:val="3"/>
                <w:numId w:val="31"/>
              </w:numPr>
              <w:ind w:left="357" w:hanging="357"/>
              <w:rPr>
                <w:rFonts w:ascii="Arial" w:hAnsi="Arial" w:cs="Arial"/>
              </w:rPr>
            </w:pPr>
          </w:p>
        </w:tc>
        <w:bookmarkStart w:id="6" w:name="Tutorial"/>
        <w:tc>
          <w:tcPr>
            <w:tcW w:w="3567" w:type="dxa"/>
            <w:gridSpan w:val="2"/>
          </w:tcPr>
          <w:p w14:paraId="1CCD3330" w14:textId="6E5B7CCF" w:rsidR="00AC24CF" w:rsidRPr="00730062" w:rsidRDefault="00AC24CF" w:rsidP="00AC24CF">
            <w:r w:rsidRPr="00A816CD">
              <w:rPr>
                <w:color w:val="auto"/>
                <w:shd w:val="clear" w:color="auto" w:fill="E6E6E6"/>
              </w:rPr>
              <w:fldChar w:fldCharType="begin"/>
            </w:r>
            <w:r>
              <w:rPr>
                <w:color w:val="auto"/>
              </w:rPr>
              <w:instrText>HYPERLINK  \l "Tutorial" \o "Tutorials can be distinguished from seminars by their stronger emphasis on the role of the tutor in giving direction or feedback. Can take place virtually."</w:instrText>
            </w:r>
            <w:r w:rsidRPr="00A816CD">
              <w:rPr>
                <w:color w:val="auto"/>
                <w:shd w:val="clear" w:color="auto" w:fill="E6E6E6"/>
              </w:rPr>
            </w:r>
            <w:r w:rsidRPr="00A816CD">
              <w:rPr>
                <w:color w:val="auto"/>
                <w:shd w:val="clear" w:color="auto" w:fill="E6E6E6"/>
              </w:rPr>
              <w:fldChar w:fldCharType="separate"/>
            </w:r>
            <w:r w:rsidRPr="00A57E02">
              <w:rPr>
                <w:rStyle w:val="Hyperlink"/>
                <w:color w:val="auto"/>
                <w:u w:val="none"/>
              </w:rPr>
              <w:t>Tutorial</w:t>
            </w:r>
            <w:bookmarkEnd w:id="6"/>
            <w:r w:rsidRPr="00A816CD">
              <w:rPr>
                <w:color w:val="auto"/>
                <w:shd w:val="clear" w:color="auto" w:fill="E6E6E6"/>
              </w:rPr>
              <w:fldChar w:fldCharType="end"/>
            </w:r>
          </w:p>
        </w:tc>
        <w:tc>
          <w:tcPr>
            <w:tcW w:w="5755" w:type="dxa"/>
            <w:gridSpan w:val="2"/>
          </w:tcPr>
          <w:p w14:paraId="07316B51" w14:textId="7DD6DD0B" w:rsidR="00AC24CF" w:rsidRPr="00074A26" w:rsidRDefault="00FF126E" w:rsidP="00AC24CF">
            <w:r>
              <w:t>8</w:t>
            </w:r>
          </w:p>
        </w:tc>
        <w:tc>
          <w:tcPr>
            <w:tcW w:w="567" w:type="dxa"/>
            <w:vMerge/>
          </w:tcPr>
          <w:p w14:paraId="32304794" w14:textId="30966842" w:rsidR="00AC24CF" w:rsidRPr="00074A26" w:rsidRDefault="00AC24CF" w:rsidP="00AC24CF"/>
        </w:tc>
      </w:tr>
      <w:tr w:rsidR="00AC24CF" w:rsidRPr="00074A26" w14:paraId="51369D63" w14:textId="2CBC32B1" w:rsidTr="426D4AD9">
        <w:tc>
          <w:tcPr>
            <w:tcW w:w="686" w:type="dxa"/>
          </w:tcPr>
          <w:p w14:paraId="1BB0BA7A" w14:textId="0A8448C9" w:rsidR="00AC24CF" w:rsidRPr="00D2441A" w:rsidRDefault="00AC24CF" w:rsidP="000955CF">
            <w:pPr>
              <w:pStyle w:val="ListParagraph"/>
              <w:numPr>
                <w:ilvl w:val="3"/>
                <w:numId w:val="31"/>
              </w:numPr>
              <w:ind w:left="357" w:hanging="357"/>
              <w:rPr>
                <w:rFonts w:ascii="Arial" w:hAnsi="Arial" w:cs="Arial"/>
              </w:rPr>
            </w:pPr>
          </w:p>
        </w:tc>
        <w:bookmarkStart w:id="7" w:name="Projectsupervision"/>
        <w:tc>
          <w:tcPr>
            <w:tcW w:w="3567" w:type="dxa"/>
            <w:gridSpan w:val="2"/>
          </w:tcPr>
          <w:p w14:paraId="65EEA58C" w14:textId="37B6E87A" w:rsidR="00AC24CF" w:rsidRPr="00730062" w:rsidRDefault="00AC24CF" w:rsidP="00AC24CF">
            <w:r w:rsidRPr="00A816CD">
              <w:rPr>
                <w:color w:val="auto"/>
                <w:shd w:val="clear" w:color="auto" w:fill="E6E6E6"/>
              </w:rPr>
              <w:fldChar w:fldCharType="begin"/>
            </w:r>
            <w:r>
              <w:rPr>
                <w:color w:val="auto"/>
              </w:rPr>
              <w:instrText>HYPERLINK  \l "Projectsupervision" \o "This refers to meetings that a student/group of students has with a supervisor, to plan, discuss, and monitor progress on a particular piece of work, e.g. dissertation or extended project. Meetings can take place virtually."</w:instrText>
            </w:r>
            <w:r w:rsidRPr="00A816CD">
              <w:rPr>
                <w:color w:val="auto"/>
                <w:shd w:val="clear" w:color="auto" w:fill="E6E6E6"/>
              </w:rPr>
            </w:r>
            <w:r w:rsidRPr="00A816CD">
              <w:rPr>
                <w:color w:val="auto"/>
                <w:shd w:val="clear" w:color="auto" w:fill="E6E6E6"/>
              </w:rPr>
              <w:fldChar w:fldCharType="separate"/>
            </w:r>
            <w:r w:rsidRPr="00A57E02">
              <w:rPr>
                <w:rStyle w:val="Hyperlink"/>
                <w:color w:val="auto"/>
                <w:u w:val="none"/>
              </w:rPr>
              <w:t>Project supervision</w:t>
            </w:r>
            <w:bookmarkEnd w:id="7"/>
            <w:r w:rsidRPr="00A816CD">
              <w:rPr>
                <w:color w:val="auto"/>
                <w:shd w:val="clear" w:color="auto" w:fill="E6E6E6"/>
              </w:rPr>
              <w:fldChar w:fldCharType="end"/>
            </w:r>
          </w:p>
        </w:tc>
        <w:tc>
          <w:tcPr>
            <w:tcW w:w="5755" w:type="dxa"/>
            <w:gridSpan w:val="2"/>
          </w:tcPr>
          <w:p w14:paraId="0F51D3CA" w14:textId="77777777" w:rsidR="00AC24CF" w:rsidRPr="00074A26" w:rsidRDefault="00AC24CF" w:rsidP="00AC24CF"/>
        </w:tc>
        <w:tc>
          <w:tcPr>
            <w:tcW w:w="567" w:type="dxa"/>
            <w:vMerge/>
          </w:tcPr>
          <w:p w14:paraId="4AF183D9" w14:textId="6424A5FD" w:rsidR="00AC24CF" w:rsidRPr="00074A26" w:rsidRDefault="00AC24CF" w:rsidP="00AC24CF"/>
        </w:tc>
      </w:tr>
      <w:tr w:rsidR="00AC24CF" w:rsidRPr="00074A26" w14:paraId="17029222" w14:textId="17F11483" w:rsidTr="426D4AD9">
        <w:tc>
          <w:tcPr>
            <w:tcW w:w="686" w:type="dxa"/>
          </w:tcPr>
          <w:p w14:paraId="3740B0DD" w14:textId="1B37DCA6" w:rsidR="00AC24CF" w:rsidRPr="00D2441A" w:rsidRDefault="00AC24CF" w:rsidP="000955CF">
            <w:pPr>
              <w:pStyle w:val="ListParagraph"/>
              <w:numPr>
                <w:ilvl w:val="3"/>
                <w:numId w:val="31"/>
              </w:numPr>
              <w:ind w:left="357" w:hanging="357"/>
              <w:rPr>
                <w:rFonts w:ascii="Arial" w:hAnsi="Arial" w:cs="Arial"/>
              </w:rPr>
            </w:pPr>
          </w:p>
        </w:tc>
        <w:bookmarkStart w:id="8" w:name="Demonstration"/>
        <w:tc>
          <w:tcPr>
            <w:tcW w:w="3567" w:type="dxa"/>
            <w:gridSpan w:val="2"/>
          </w:tcPr>
          <w:p w14:paraId="47CDD637" w14:textId="7F0154CD" w:rsidR="00AC24CF" w:rsidRPr="00730062" w:rsidRDefault="00AC24CF" w:rsidP="00AC24CF">
            <w:r w:rsidRPr="00A816CD">
              <w:rPr>
                <w:color w:val="auto"/>
                <w:shd w:val="clear" w:color="auto" w:fill="E6E6E6"/>
              </w:rPr>
              <w:fldChar w:fldCharType="begin"/>
            </w:r>
            <w:r>
              <w:rPr>
                <w:color w:val="auto"/>
              </w:rPr>
              <w:instrText>HYPERLINK  \l "Demonstration" \o "E.g.s include the demonstration of laboratory skills, clinical skills, performance art, or fieldwork techniques. Can take place virtually."</w:instrText>
            </w:r>
            <w:r w:rsidRPr="00A816CD">
              <w:rPr>
                <w:color w:val="auto"/>
                <w:shd w:val="clear" w:color="auto" w:fill="E6E6E6"/>
              </w:rPr>
            </w:r>
            <w:r w:rsidRPr="00A816CD">
              <w:rPr>
                <w:color w:val="auto"/>
                <w:shd w:val="clear" w:color="auto" w:fill="E6E6E6"/>
              </w:rPr>
              <w:fldChar w:fldCharType="separate"/>
            </w:r>
            <w:r w:rsidRPr="00A57E02">
              <w:rPr>
                <w:rStyle w:val="Hyperlink"/>
                <w:color w:val="auto"/>
                <w:u w:val="none"/>
              </w:rPr>
              <w:t>Demonstration</w:t>
            </w:r>
            <w:bookmarkEnd w:id="8"/>
            <w:r w:rsidRPr="00A816CD">
              <w:rPr>
                <w:color w:val="auto"/>
                <w:shd w:val="clear" w:color="auto" w:fill="E6E6E6"/>
              </w:rPr>
              <w:fldChar w:fldCharType="end"/>
            </w:r>
          </w:p>
        </w:tc>
        <w:tc>
          <w:tcPr>
            <w:tcW w:w="5755" w:type="dxa"/>
            <w:gridSpan w:val="2"/>
          </w:tcPr>
          <w:p w14:paraId="3E9FE435" w14:textId="77777777" w:rsidR="00AC24CF" w:rsidRPr="00074A26" w:rsidRDefault="00AC24CF" w:rsidP="00AC24CF"/>
        </w:tc>
        <w:tc>
          <w:tcPr>
            <w:tcW w:w="567" w:type="dxa"/>
            <w:vMerge/>
          </w:tcPr>
          <w:p w14:paraId="16ACAB6D" w14:textId="7ECD5A43" w:rsidR="00AC24CF" w:rsidRPr="00074A26" w:rsidRDefault="00AC24CF" w:rsidP="00AC24CF"/>
        </w:tc>
      </w:tr>
      <w:tr w:rsidR="00AC24CF" w:rsidRPr="00074A26" w14:paraId="2BC94E88" w14:textId="226C9F70" w:rsidTr="426D4AD9">
        <w:tc>
          <w:tcPr>
            <w:tcW w:w="686" w:type="dxa"/>
          </w:tcPr>
          <w:p w14:paraId="58ACE3C3" w14:textId="0CBCD674" w:rsidR="00AC24CF" w:rsidRPr="00D2441A" w:rsidRDefault="00AC24CF" w:rsidP="000955CF">
            <w:pPr>
              <w:pStyle w:val="ListParagraph"/>
              <w:numPr>
                <w:ilvl w:val="3"/>
                <w:numId w:val="31"/>
              </w:numPr>
              <w:ind w:left="357" w:hanging="357"/>
              <w:rPr>
                <w:rFonts w:ascii="Arial" w:hAnsi="Arial" w:cs="Arial"/>
              </w:rPr>
            </w:pPr>
          </w:p>
        </w:tc>
        <w:bookmarkStart w:id="9" w:name="Practical"/>
        <w:tc>
          <w:tcPr>
            <w:tcW w:w="3567" w:type="dxa"/>
            <w:gridSpan w:val="2"/>
          </w:tcPr>
          <w:p w14:paraId="7BAA9FA1" w14:textId="5684494D" w:rsidR="00AC24CF" w:rsidRPr="00730062" w:rsidRDefault="00AC24CF" w:rsidP="00AC24CF">
            <w:r w:rsidRPr="00A816CD">
              <w:rPr>
                <w:color w:val="auto"/>
                <w:shd w:val="clear" w:color="auto" w:fill="E6E6E6"/>
              </w:rPr>
              <w:fldChar w:fldCharType="begin"/>
            </w:r>
            <w:r>
              <w:rPr>
                <w:color w:val="auto"/>
              </w:rPr>
              <w:instrText>HYPERLINK  \l "Practical" \o "E.g.s include a laboratory class, recital, artefact handling/identification, language conversation, sports match etc. They might incorporate elements of teaching/guided learning. Are likely to be supervised/observed and usually take place in person. "</w:instrText>
            </w:r>
            <w:r w:rsidRPr="00A816CD">
              <w:rPr>
                <w:color w:val="auto"/>
                <w:shd w:val="clear" w:color="auto" w:fill="E6E6E6"/>
              </w:rPr>
            </w:r>
            <w:r w:rsidRPr="00A816CD">
              <w:rPr>
                <w:color w:val="auto"/>
                <w:shd w:val="clear" w:color="auto" w:fill="E6E6E6"/>
              </w:rPr>
              <w:fldChar w:fldCharType="separate"/>
            </w:r>
            <w:r w:rsidRPr="00A57E02">
              <w:rPr>
                <w:rStyle w:val="Hyperlink"/>
                <w:color w:val="auto"/>
                <w:u w:val="none"/>
              </w:rPr>
              <w:t>Practical classes/workshops</w:t>
            </w:r>
            <w:bookmarkEnd w:id="9"/>
            <w:r w:rsidRPr="00A816CD">
              <w:rPr>
                <w:color w:val="auto"/>
                <w:shd w:val="clear" w:color="auto" w:fill="E6E6E6"/>
              </w:rPr>
              <w:fldChar w:fldCharType="end"/>
            </w:r>
          </w:p>
        </w:tc>
        <w:tc>
          <w:tcPr>
            <w:tcW w:w="5755" w:type="dxa"/>
            <w:gridSpan w:val="2"/>
          </w:tcPr>
          <w:p w14:paraId="5BBAE3FD" w14:textId="77777777" w:rsidR="00AC24CF" w:rsidRPr="00074A26" w:rsidRDefault="00AC24CF" w:rsidP="00AC24CF"/>
        </w:tc>
        <w:tc>
          <w:tcPr>
            <w:tcW w:w="567" w:type="dxa"/>
            <w:vMerge/>
          </w:tcPr>
          <w:p w14:paraId="3C2D429C" w14:textId="3BACBD5C" w:rsidR="00AC24CF" w:rsidRPr="00074A26" w:rsidRDefault="00AC24CF" w:rsidP="00AC24CF"/>
        </w:tc>
      </w:tr>
      <w:tr w:rsidR="00AC24CF" w:rsidRPr="00074A26" w14:paraId="641E9EDC" w14:textId="3FFA2DD2" w:rsidTr="426D4AD9">
        <w:tc>
          <w:tcPr>
            <w:tcW w:w="686" w:type="dxa"/>
          </w:tcPr>
          <w:p w14:paraId="64D68747" w14:textId="1EEDDE1E" w:rsidR="00AC24CF" w:rsidRPr="00D2441A" w:rsidRDefault="00AC24CF" w:rsidP="000955CF">
            <w:pPr>
              <w:pStyle w:val="ListParagraph"/>
              <w:numPr>
                <w:ilvl w:val="3"/>
                <w:numId w:val="31"/>
              </w:numPr>
              <w:ind w:left="357" w:hanging="357"/>
              <w:rPr>
                <w:rFonts w:ascii="Arial" w:hAnsi="Arial" w:cs="Arial"/>
              </w:rPr>
            </w:pPr>
          </w:p>
        </w:tc>
        <w:bookmarkStart w:id="10" w:name="Workshop"/>
        <w:tc>
          <w:tcPr>
            <w:tcW w:w="3567" w:type="dxa"/>
            <w:gridSpan w:val="2"/>
          </w:tcPr>
          <w:p w14:paraId="1510A0C3" w14:textId="210BFEC5" w:rsidR="00AC24CF" w:rsidRPr="00730062" w:rsidRDefault="00AC24CF" w:rsidP="00AC24CF">
            <w:r w:rsidRPr="00A816CD">
              <w:rPr>
                <w:color w:val="auto"/>
                <w:shd w:val="clear" w:color="auto" w:fill="E6E6E6"/>
              </w:rPr>
              <w:fldChar w:fldCharType="begin"/>
            </w:r>
            <w:r>
              <w:rPr>
                <w:color w:val="auto"/>
              </w:rPr>
              <w:instrText>HYPERLINK  \l "Workshop" \o "E.g.s include time spent in an art/design studio, or in a rehearsal space like a workshop theatre. It could be timetabled or take place on an ad hoc basis. Peers as well as staff or affiliates may be involved. Unlikely to take place virtually."</w:instrText>
            </w:r>
            <w:r w:rsidRPr="00A816CD">
              <w:rPr>
                <w:color w:val="auto"/>
                <w:shd w:val="clear" w:color="auto" w:fill="E6E6E6"/>
              </w:rPr>
            </w:r>
            <w:r w:rsidRPr="00A816CD">
              <w:rPr>
                <w:color w:val="auto"/>
                <w:shd w:val="clear" w:color="auto" w:fill="E6E6E6"/>
              </w:rPr>
              <w:fldChar w:fldCharType="separate"/>
            </w:r>
            <w:r w:rsidRPr="00A816CD">
              <w:rPr>
                <w:rStyle w:val="Hyperlink"/>
                <w:color w:val="auto"/>
                <w:u w:val="none"/>
              </w:rPr>
              <w:t xml:space="preserve">Supervised time in </w:t>
            </w:r>
            <w:r>
              <w:rPr>
                <w:rStyle w:val="Hyperlink"/>
                <w:color w:val="auto"/>
                <w:u w:val="none"/>
              </w:rPr>
              <w:t xml:space="preserve">a </w:t>
            </w:r>
            <w:r w:rsidRPr="00A816CD">
              <w:rPr>
                <w:rStyle w:val="Hyperlink"/>
                <w:color w:val="auto"/>
                <w:u w:val="none"/>
              </w:rPr>
              <w:t>studio/workshop/lab</w:t>
            </w:r>
            <w:bookmarkEnd w:id="10"/>
            <w:r w:rsidRPr="00A816CD">
              <w:rPr>
                <w:color w:val="auto"/>
                <w:shd w:val="clear" w:color="auto" w:fill="E6E6E6"/>
              </w:rPr>
              <w:fldChar w:fldCharType="end"/>
            </w:r>
          </w:p>
        </w:tc>
        <w:tc>
          <w:tcPr>
            <w:tcW w:w="5755" w:type="dxa"/>
            <w:gridSpan w:val="2"/>
          </w:tcPr>
          <w:p w14:paraId="39F416E2" w14:textId="77777777" w:rsidR="00AC24CF" w:rsidRPr="00074A26" w:rsidRDefault="00AC24CF" w:rsidP="00AC24CF"/>
        </w:tc>
        <w:tc>
          <w:tcPr>
            <w:tcW w:w="567" w:type="dxa"/>
            <w:vMerge/>
          </w:tcPr>
          <w:p w14:paraId="7BBCB0BF" w14:textId="2EE15AB3" w:rsidR="00AC24CF" w:rsidRPr="00074A26" w:rsidRDefault="00AC24CF" w:rsidP="00AC24CF"/>
        </w:tc>
      </w:tr>
      <w:tr w:rsidR="00AC24CF" w:rsidRPr="00074A26" w14:paraId="0DB7B1CE" w14:textId="688E4CA8" w:rsidTr="426D4AD9">
        <w:tc>
          <w:tcPr>
            <w:tcW w:w="686" w:type="dxa"/>
          </w:tcPr>
          <w:p w14:paraId="05C1580F" w14:textId="0B7FCA9C" w:rsidR="00AC24CF" w:rsidRPr="00D2441A" w:rsidRDefault="00AC24CF" w:rsidP="000955CF">
            <w:pPr>
              <w:pStyle w:val="ListParagraph"/>
              <w:numPr>
                <w:ilvl w:val="3"/>
                <w:numId w:val="31"/>
              </w:numPr>
              <w:ind w:left="357" w:hanging="357"/>
              <w:rPr>
                <w:rFonts w:ascii="Arial" w:hAnsi="Arial" w:cs="Arial"/>
              </w:rPr>
            </w:pPr>
          </w:p>
        </w:tc>
        <w:bookmarkStart w:id="11" w:name="Fieldwork"/>
        <w:tc>
          <w:tcPr>
            <w:tcW w:w="3567" w:type="dxa"/>
            <w:gridSpan w:val="2"/>
          </w:tcPr>
          <w:p w14:paraId="655BEDC5" w14:textId="1057F1CE" w:rsidR="00AC24CF" w:rsidRPr="00730062" w:rsidRDefault="00AC24CF" w:rsidP="00AC24CF">
            <w:r w:rsidRPr="00A816CD">
              <w:rPr>
                <w:color w:val="auto"/>
                <w:shd w:val="clear" w:color="auto" w:fill="E6E6E6"/>
              </w:rPr>
              <w:fldChar w:fldCharType="begin"/>
            </w:r>
            <w:r>
              <w:rPr>
                <w:color w:val="auto"/>
              </w:rPr>
              <w:instrText>HYPERLINK  \l "Fieldwork" \o "E.g.s include survey work and other forms of data collection, excavations, and explorations. Work might be unsupervised or supervised and supervision could be provided by staff or appointed representatives. Some fieldwork may take place virtually."</w:instrText>
            </w:r>
            <w:r w:rsidRPr="00A816CD">
              <w:rPr>
                <w:color w:val="auto"/>
                <w:shd w:val="clear" w:color="auto" w:fill="E6E6E6"/>
              </w:rPr>
            </w:r>
            <w:r w:rsidRPr="00A816CD">
              <w:rPr>
                <w:color w:val="auto"/>
                <w:shd w:val="clear" w:color="auto" w:fill="E6E6E6"/>
              </w:rPr>
              <w:fldChar w:fldCharType="separate"/>
            </w:r>
            <w:r w:rsidRPr="00A816CD">
              <w:rPr>
                <w:rStyle w:val="Hyperlink"/>
                <w:color w:val="auto"/>
                <w:u w:val="none"/>
              </w:rPr>
              <w:t>Fieldwork</w:t>
            </w:r>
            <w:bookmarkEnd w:id="11"/>
            <w:r w:rsidRPr="00A816CD">
              <w:rPr>
                <w:color w:val="auto"/>
                <w:shd w:val="clear" w:color="auto" w:fill="E6E6E6"/>
              </w:rPr>
              <w:fldChar w:fldCharType="end"/>
            </w:r>
          </w:p>
        </w:tc>
        <w:tc>
          <w:tcPr>
            <w:tcW w:w="5755" w:type="dxa"/>
            <w:gridSpan w:val="2"/>
          </w:tcPr>
          <w:p w14:paraId="12BD92DC" w14:textId="77777777" w:rsidR="00AC24CF" w:rsidRPr="00074A26" w:rsidRDefault="00AC24CF" w:rsidP="00AC24CF"/>
        </w:tc>
        <w:tc>
          <w:tcPr>
            <w:tcW w:w="567" w:type="dxa"/>
            <w:vMerge/>
          </w:tcPr>
          <w:p w14:paraId="361FBA53" w14:textId="4CB38157" w:rsidR="00AC24CF" w:rsidRPr="00074A26" w:rsidRDefault="00AC24CF" w:rsidP="00AC24CF"/>
        </w:tc>
      </w:tr>
      <w:tr w:rsidR="00AC24CF" w:rsidRPr="00074A26" w14:paraId="6EE30F42" w14:textId="636288BD" w:rsidTr="426D4AD9">
        <w:tc>
          <w:tcPr>
            <w:tcW w:w="686" w:type="dxa"/>
          </w:tcPr>
          <w:p w14:paraId="5B2CE1EF" w14:textId="0A7FB81A" w:rsidR="00AC24CF" w:rsidRPr="00D2441A" w:rsidRDefault="00AC24CF" w:rsidP="000955CF">
            <w:pPr>
              <w:pStyle w:val="ListParagraph"/>
              <w:numPr>
                <w:ilvl w:val="3"/>
                <w:numId w:val="31"/>
              </w:numPr>
              <w:ind w:left="357" w:hanging="357"/>
              <w:rPr>
                <w:rFonts w:ascii="Arial" w:hAnsi="Arial" w:cs="Arial"/>
              </w:rPr>
            </w:pPr>
          </w:p>
        </w:tc>
        <w:tc>
          <w:tcPr>
            <w:tcW w:w="3567" w:type="dxa"/>
            <w:gridSpan w:val="2"/>
          </w:tcPr>
          <w:p w14:paraId="63E46D35" w14:textId="02D14EE5" w:rsidR="00AC24CF" w:rsidRPr="00730062" w:rsidRDefault="00AC24CF" w:rsidP="00AC24CF">
            <w:hyperlink w:anchor="External" w:tooltip="E.g.s include visits to a business or industrial site, built environment site, museum or collection, or attendance at a performance or exhibition. Visits can be unsupervised or supervised, and supervisors could include staff or appointed representatives." w:history="1">
              <w:r w:rsidRPr="000B0B67">
                <w:rPr>
                  <w:rStyle w:val="Hyperlink"/>
                  <w:color w:val="auto"/>
                  <w:u w:val="none"/>
                </w:rPr>
                <w:t>External visits</w:t>
              </w:r>
            </w:hyperlink>
          </w:p>
        </w:tc>
        <w:tc>
          <w:tcPr>
            <w:tcW w:w="5755" w:type="dxa"/>
            <w:gridSpan w:val="2"/>
          </w:tcPr>
          <w:p w14:paraId="4D3E6CDC" w14:textId="77777777" w:rsidR="00AC24CF" w:rsidRPr="00074A26" w:rsidRDefault="00AC24CF" w:rsidP="00AC24CF"/>
        </w:tc>
        <w:tc>
          <w:tcPr>
            <w:tcW w:w="567" w:type="dxa"/>
            <w:vMerge/>
          </w:tcPr>
          <w:p w14:paraId="5624B16C" w14:textId="43868D3A" w:rsidR="00AC24CF" w:rsidRPr="00074A26" w:rsidRDefault="00AC24CF" w:rsidP="00AC24CF"/>
        </w:tc>
      </w:tr>
      <w:tr w:rsidR="00AC24CF" w:rsidRPr="00074A26" w14:paraId="4539A70F" w14:textId="0BDB4F2C" w:rsidTr="426D4AD9">
        <w:tc>
          <w:tcPr>
            <w:tcW w:w="686" w:type="dxa"/>
          </w:tcPr>
          <w:p w14:paraId="17CD40EE" w14:textId="1D748E81" w:rsidR="00AC24CF" w:rsidRPr="00D2441A" w:rsidRDefault="00AC24CF" w:rsidP="000955CF">
            <w:pPr>
              <w:pStyle w:val="ListParagraph"/>
              <w:numPr>
                <w:ilvl w:val="3"/>
                <w:numId w:val="31"/>
              </w:numPr>
              <w:ind w:left="357" w:hanging="357"/>
              <w:rPr>
                <w:rFonts w:ascii="Arial" w:hAnsi="Arial" w:cs="Arial"/>
              </w:rPr>
            </w:pPr>
          </w:p>
        </w:tc>
        <w:bookmarkStart w:id="12" w:name="External"/>
        <w:bookmarkStart w:id="13" w:name="Workbased"/>
        <w:tc>
          <w:tcPr>
            <w:tcW w:w="3567" w:type="dxa"/>
            <w:gridSpan w:val="2"/>
          </w:tcPr>
          <w:p w14:paraId="384097F1" w14:textId="46BB77AB" w:rsidR="00AC24CF" w:rsidRPr="00730062" w:rsidRDefault="00AC24CF" w:rsidP="00AC24CF">
            <w:r w:rsidRPr="000B0B67">
              <w:rPr>
                <w:color w:val="auto"/>
                <w:shd w:val="clear" w:color="auto" w:fill="E6E6E6"/>
              </w:rPr>
              <w:fldChar w:fldCharType="begin"/>
            </w:r>
            <w:r>
              <w:rPr>
                <w:color w:val="auto"/>
              </w:rPr>
              <w:instrText>HYPERLINK  \l "Workbased" \o "Any learning taking place via an organised work opportunity rather than in a university/college setting, e.g. managed placement or internship. Some supervision/monitoring, e.g. by a mentor in the host organisation likely. Unlikely to take place virtually."</w:instrText>
            </w:r>
            <w:r w:rsidRPr="000B0B67">
              <w:rPr>
                <w:color w:val="auto"/>
                <w:shd w:val="clear" w:color="auto" w:fill="E6E6E6"/>
              </w:rPr>
            </w:r>
            <w:r w:rsidRPr="000B0B67">
              <w:rPr>
                <w:color w:val="auto"/>
                <w:shd w:val="clear" w:color="auto" w:fill="E6E6E6"/>
              </w:rPr>
              <w:fldChar w:fldCharType="separate"/>
            </w:r>
            <w:bookmarkEnd w:id="12"/>
            <w:bookmarkEnd w:id="13"/>
            <w:r>
              <w:rPr>
                <w:rStyle w:val="Hyperlink"/>
                <w:color w:val="auto"/>
                <w:u w:val="none"/>
              </w:rPr>
              <w:t>Work based learning/placement</w:t>
            </w:r>
            <w:r w:rsidRPr="000B0B67">
              <w:rPr>
                <w:color w:val="auto"/>
                <w:shd w:val="clear" w:color="auto" w:fill="E6E6E6"/>
              </w:rPr>
              <w:fldChar w:fldCharType="end"/>
            </w:r>
          </w:p>
        </w:tc>
        <w:tc>
          <w:tcPr>
            <w:tcW w:w="5755" w:type="dxa"/>
            <w:gridSpan w:val="2"/>
          </w:tcPr>
          <w:p w14:paraId="2111DC35" w14:textId="77777777" w:rsidR="00AC24CF" w:rsidRPr="00074A26" w:rsidRDefault="00AC24CF" w:rsidP="00AC24CF"/>
        </w:tc>
        <w:tc>
          <w:tcPr>
            <w:tcW w:w="567" w:type="dxa"/>
            <w:vMerge/>
          </w:tcPr>
          <w:p w14:paraId="7779105D" w14:textId="7D146D69" w:rsidR="00AC24CF" w:rsidRPr="00074A26" w:rsidRDefault="00AC24CF" w:rsidP="00AC24CF"/>
        </w:tc>
      </w:tr>
      <w:tr w:rsidR="00AC24CF" w:rsidRPr="00074A26" w14:paraId="01A96855" w14:textId="13785178" w:rsidTr="426D4AD9">
        <w:tc>
          <w:tcPr>
            <w:tcW w:w="686" w:type="dxa"/>
          </w:tcPr>
          <w:p w14:paraId="4FCAC111" w14:textId="05BA5394" w:rsidR="00AC24CF" w:rsidRPr="00D2441A" w:rsidRDefault="00AC24CF" w:rsidP="000955CF">
            <w:pPr>
              <w:pStyle w:val="ListParagraph"/>
              <w:numPr>
                <w:ilvl w:val="3"/>
                <w:numId w:val="31"/>
              </w:numPr>
              <w:ind w:left="357" w:hanging="357"/>
              <w:rPr>
                <w:rFonts w:ascii="Arial" w:hAnsi="Arial" w:cs="Arial"/>
              </w:rPr>
            </w:pPr>
          </w:p>
        </w:tc>
        <w:bookmarkStart w:id="14" w:name="Independentstudy"/>
        <w:tc>
          <w:tcPr>
            <w:tcW w:w="3567" w:type="dxa"/>
            <w:gridSpan w:val="2"/>
          </w:tcPr>
          <w:p w14:paraId="305D821E" w14:textId="0E0A344D" w:rsidR="00AC24CF" w:rsidRPr="000B0B67" w:rsidRDefault="00AC24CF" w:rsidP="00AC24CF">
            <w:pPr>
              <w:rPr>
                <w:color w:val="auto"/>
              </w:rPr>
            </w:pPr>
            <w:r w:rsidRPr="000B0B67">
              <w:rPr>
                <w:color w:val="auto"/>
                <w:shd w:val="clear" w:color="auto" w:fill="E6E6E6"/>
              </w:rPr>
              <w:fldChar w:fldCharType="begin"/>
            </w:r>
            <w:r>
              <w:rPr>
                <w:color w:val="auto"/>
              </w:rPr>
              <w:instrText>HYPERLINK  \l "Independentstudy" \o "Work students undertake outside the classroom, e.g. reading and research, preparing and writing coursework and other assignments, revision etc."</w:instrText>
            </w:r>
            <w:r w:rsidRPr="000B0B67">
              <w:rPr>
                <w:color w:val="auto"/>
                <w:shd w:val="clear" w:color="auto" w:fill="E6E6E6"/>
              </w:rPr>
            </w:r>
            <w:r w:rsidRPr="000B0B67">
              <w:rPr>
                <w:color w:val="auto"/>
                <w:shd w:val="clear" w:color="auto" w:fill="E6E6E6"/>
              </w:rPr>
              <w:fldChar w:fldCharType="separate"/>
            </w:r>
            <w:r w:rsidRPr="000B0B67">
              <w:rPr>
                <w:rStyle w:val="Hyperlink"/>
                <w:color w:val="auto"/>
                <w:u w:val="none"/>
              </w:rPr>
              <w:t>Guided independent study</w:t>
            </w:r>
            <w:bookmarkEnd w:id="14"/>
            <w:r w:rsidRPr="000B0B67">
              <w:rPr>
                <w:color w:val="auto"/>
                <w:shd w:val="clear" w:color="auto" w:fill="E6E6E6"/>
              </w:rPr>
              <w:fldChar w:fldCharType="end"/>
            </w:r>
          </w:p>
        </w:tc>
        <w:tc>
          <w:tcPr>
            <w:tcW w:w="5755" w:type="dxa"/>
            <w:gridSpan w:val="2"/>
          </w:tcPr>
          <w:p w14:paraId="0E5583AE" w14:textId="4F2DC85A" w:rsidR="00AC24CF" w:rsidRPr="00074A26" w:rsidRDefault="00FF126E" w:rsidP="00AC24CF">
            <w:r>
              <w:t>160 hours</w:t>
            </w:r>
          </w:p>
        </w:tc>
        <w:tc>
          <w:tcPr>
            <w:tcW w:w="567" w:type="dxa"/>
            <w:vMerge/>
          </w:tcPr>
          <w:p w14:paraId="09DA2451" w14:textId="31B6270A" w:rsidR="00AC24CF" w:rsidRPr="00074A26" w:rsidRDefault="00AC24CF" w:rsidP="00AC24CF"/>
        </w:tc>
      </w:tr>
      <w:tr w:rsidR="00AC24CF" w:rsidRPr="00074A26" w14:paraId="18963113" w14:textId="6B11E960" w:rsidTr="426D4AD9">
        <w:tc>
          <w:tcPr>
            <w:tcW w:w="686" w:type="dxa"/>
          </w:tcPr>
          <w:p w14:paraId="1A83326E" w14:textId="77777777" w:rsidR="00AC24CF" w:rsidRPr="000323EE" w:rsidDel="00072283" w:rsidRDefault="00AC24CF" w:rsidP="000955CF">
            <w:pPr>
              <w:pStyle w:val="ListParagraph"/>
              <w:numPr>
                <w:ilvl w:val="3"/>
                <w:numId w:val="31"/>
              </w:numPr>
              <w:ind w:left="357" w:hanging="357"/>
              <w:rPr>
                <w:rFonts w:ascii="Arial" w:hAnsi="Arial" w:cs="Arial"/>
              </w:rPr>
            </w:pPr>
          </w:p>
        </w:tc>
        <w:tc>
          <w:tcPr>
            <w:tcW w:w="3567" w:type="dxa"/>
            <w:gridSpan w:val="2"/>
          </w:tcPr>
          <w:p w14:paraId="36325BC3" w14:textId="63004D62" w:rsidR="00AC24CF" w:rsidRDefault="00AC24CF" w:rsidP="00AC24CF">
            <w:bookmarkStart w:id="15" w:name="Internalhurdles"/>
            <w:bookmarkStart w:id="16" w:name="StudyAbroad"/>
            <w:r>
              <w:t>Study abroad</w:t>
            </w:r>
            <w:bookmarkEnd w:id="15"/>
            <w:bookmarkEnd w:id="16"/>
          </w:p>
        </w:tc>
        <w:tc>
          <w:tcPr>
            <w:tcW w:w="5755" w:type="dxa"/>
            <w:gridSpan w:val="2"/>
          </w:tcPr>
          <w:p w14:paraId="44F70B5A" w14:textId="77777777" w:rsidR="00AC24CF" w:rsidRPr="00074A26" w:rsidRDefault="00AC24CF" w:rsidP="00AC24CF"/>
        </w:tc>
        <w:tc>
          <w:tcPr>
            <w:tcW w:w="567" w:type="dxa"/>
            <w:vMerge/>
          </w:tcPr>
          <w:p w14:paraId="2932F6FF" w14:textId="446E673C" w:rsidR="00AC24CF" w:rsidRPr="00074A26" w:rsidRDefault="00AC24CF" w:rsidP="00AC24CF"/>
        </w:tc>
      </w:tr>
      <w:tr w:rsidR="00AC24CF" w:rsidRPr="00074A26" w14:paraId="539658FD" w14:textId="77777777" w:rsidTr="426D4AD9">
        <w:trPr>
          <w:trHeight w:val="179"/>
        </w:trPr>
        <w:tc>
          <w:tcPr>
            <w:tcW w:w="686" w:type="dxa"/>
            <w:vMerge w:val="restart"/>
            <w:shd w:val="clear" w:color="auto" w:fill="D9D9D9" w:themeFill="background1" w:themeFillShade="D9"/>
          </w:tcPr>
          <w:p w14:paraId="3A74830C" w14:textId="77777777" w:rsidR="00AC24CF" w:rsidRPr="000500F4" w:rsidRDefault="00AC24CF" w:rsidP="000955CF">
            <w:pPr>
              <w:pStyle w:val="ListParagraph"/>
              <w:numPr>
                <w:ilvl w:val="0"/>
                <w:numId w:val="31"/>
              </w:numPr>
              <w:ind w:left="357" w:hanging="357"/>
              <w:rPr>
                <w:rFonts w:ascii="Arial" w:hAnsi="Arial" w:cs="Arial"/>
              </w:rPr>
            </w:pPr>
          </w:p>
        </w:tc>
        <w:tc>
          <w:tcPr>
            <w:tcW w:w="9889" w:type="dxa"/>
            <w:gridSpan w:val="5"/>
            <w:tcBorders>
              <w:bottom w:val="single" w:sz="4" w:space="0" w:color="999999"/>
            </w:tcBorders>
            <w:shd w:val="clear" w:color="auto" w:fill="D9D9D9" w:themeFill="background1" w:themeFillShade="D9"/>
          </w:tcPr>
          <w:p w14:paraId="433140F9" w14:textId="4833D410" w:rsidR="00AC24CF" w:rsidRPr="00E20586" w:rsidRDefault="00AC24CF" w:rsidP="00AC24CF">
            <w:pPr>
              <w:rPr>
                <w:b/>
              </w:rPr>
            </w:pPr>
            <w:r>
              <w:t>Module description</w:t>
            </w:r>
          </w:p>
        </w:tc>
      </w:tr>
      <w:tr w:rsidR="00AC24CF" w:rsidRPr="00074A26" w14:paraId="629ABA49" w14:textId="082E4050" w:rsidTr="426D4AD9">
        <w:trPr>
          <w:trHeight w:val="1006"/>
        </w:trPr>
        <w:tc>
          <w:tcPr>
            <w:tcW w:w="686" w:type="dxa"/>
            <w:vMerge/>
          </w:tcPr>
          <w:p w14:paraId="50027E7F" w14:textId="35CBBC7F" w:rsidR="00AC24CF" w:rsidRPr="000500F4" w:rsidRDefault="00AC24CF" w:rsidP="00AC24CF">
            <w:pPr>
              <w:pStyle w:val="ListParagraph"/>
              <w:ind w:left="357"/>
              <w:rPr>
                <w:rFonts w:ascii="Arial" w:hAnsi="Arial" w:cs="Arial"/>
              </w:rPr>
            </w:pPr>
          </w:p>
        </w:tc>
        <w:tc>
          <w:tcPr>
            <w:tcW w:w="6062" w:type="dxa"/>
            <w:gridSpan w:val="3"/>
            <w:tcBorders>
              <w:bottom w:val="single" w:sz="4" w:space="0" w:color="999999"/>
            </w:tcBorders>
            <w:shd w:val="clear" w:color="auto" w:fill="D9D9D9" w:themeFill="background1" w:themeFillShade="D9"/>
          </w:tcPr>
          <w:p w14:paraId="40816FA8" w14:textId="7BA0120C" w:rsidR="00AC24CF" w:rsidRPr="00500BD2" w:rsidRDefault="00AC24CF" w:rsidP="00AC24CF">
            <w:r w:rsidRPr="00500BD2">
              <w:t>Recommended:</w:t>
            </w:r>
          </w:p>
          <w:p w14:paraId="165FEE44" w14:textId="77777777" w:rsidR="00AC24CF" w:rsidRDefault="00AC24CF" w:rsidP="00AC24CF">
            <w:pPr>
              <w:pStyle w:val="ListParagraph"/>
              <w:numPr>
                <w:ilvl w:val="0"/>
                <w:numId w:val="5"/>
              </w:numPr>
              <w:ind w:left="339" w:hanging="284"/>
              <w:rPr>
                <w:rFonts w:ascii="Arial" w:hAnsi="Arial" w:cs="Arial"/>
              </w:rPr>
            </w:pPr>
            <w:r w:rsidRPr="004A1555">
              <w:rPr>
                <w:rFonts w:ascii="Arial" w:hAnsi="Arial" w:cs="Arial"/>
              </w:rPr>
              <w:t>Providing a short, clear description, indicating the broad topic area covered by the module. This creates room for flexibility, so you do not need to deliver the exact same material every year.</w:t>
            </w:r>
          </w:p>
          <w:p w14:paraId="5B668F5E" w14:textId="77777777" w:rsidR="00AC24CF" w:rsidRDefault="00AC24CF" w:rsidP="00AC24CF">
            <w:pPr>
              <w:pStyle w:val="ListParagraph"/>
              <w:numPr>
                <w:ilvl w:val="0"/>
                <w:numId w:val="5"/>
              </w:numPr>
              <w:ind w:left="339" w:hanging="284"/>
              <w:rPr>
                <w:rFonts w:ascii="Arial" w:hAnsi="Arial" w:cs="Arial"/>
              </w:rPr>
            </w:pPr>
            <w:r w:rsidRPr="004A1555">
              <w:rPr>
                <w:rFonts w:ascii="Arial" w:hAnsi="Arial" w:cs="Arial"/>
              </w:rPr>
              <w:t>Ensuring that the description is attractive and accessible to prospective students, thus diminishing the need for a separate module description for marketing purposes.</w:t>
            </w:r>
          </w:p>
          <w:p w14:paraId="14367B9C" w14:textId="77777777" w:rsidR="00AC24CF" w:rsidRDefault="00AC24CF" w:rsidP="00AC24CF">
            <w:pPr>
              <w:pStyle w:val="ListParagraph"/>
              <w:numPr>
                <w:ilvl w:val="0"/>
                <w:numId w:val="5"/>
              </w:numPr>
              <w:ind w:left="339" w:hanging="284"/>
              <w:rPr>
                <w:rFonts w:ascii="Arial" w:hAnsi="Arial" w:cs="Arial"/>
              </w:rPr>
            </w:pPr>
            <w:r w:rsidRPr="00500BD2">
              <w:rPr>
                <w:rFonts w:ascii="Arial" w:hAnsi="Arial" w:cs="Arial"/>
              </w:rPr>
              <w:t>Possibly noting what ‘type’ of module it is, e.g. is it a broad, introductory module or is it a more specialist module that builds on previous learning?</w:t>
            </w:r>
          </w:p>
          <w:p w14:paraId="0ABBBE88" w14:textId="13BCB982" w:rsidR="00AC24CF" w:rsidRPr="00A816CD" w:rsidRDefault="00AC24CF" w:rsidP="00AC24CF">
            <w:pPr>
              <w:pStyle w:val="ListParagraph"/>
              <w:numPr>
                <w:ilvl w:val="0"/>
                <w:numId w:val="5"/>
              </w:numPr>
              <w:ind w:left="339" w:hanging="284"/>
              <w:rPr>
                <w:rFonts w:ascii="Arial" w:hAnsi="Arial" w:cs="Arial"/>
              </w:rPr>
            </w:pPr>
            <w:r w:rsidRPr="00500BD2">
              <w:rPr>
                <w:rFonts w:ascii="Arial" w:hAnsi="Arial" w:cs="Arial"/>
              </w:rPr>
              <w:t>A module description should be approximately 150 words.</w:t>
            </w:r>
          </w:p>
        </w:tc>
        <w:tc>
          <w:tcPr>
            <w:tcW w:w="3827" w:type="dxa"/>
            <w:gridSpan w:val="2"/>
            <w:tcBorders>
              <w:bottom w:val="single" w:sz="4" w:space="0" w:color="999999"/>
            </w:tcBorders>
            <w:shd w:val="clear" w:color="auto" w:fill="D9D9D9" w:themeFill="background1" w:themeFillShade="D9"/>
          </w:tcPr>
          <w:p w14:paraId="1357FC2D" w14:textId="77777777" w:rsidR="00AC24CF" w:rsidRPr="00500BD2" w:rsidRDefault="00AC24CF" w:rsidP="00AC24CF">
            <w:r w:rsidRPr="00500BD2">
              <w:t>Not recommended</w:t>
            </w:r>
            <w:r w:rsidRPr="00A57E02">
              <w:t>:</w:t>
            </w:r>
          </w:p>
          <w:p w14:paraId="3171FA75" w14:textId="77777777" w:rsidR="00AC24CF" w:rsidRDefault="00AC24CF" w:rsidP="00AC24CF">
            <w:pPr>
              <w:pStyle w:val="ListParagraph"/>
              <w:numPr>
                <w:ilvl w:val="0"/>
                <w:numId w:val="5"/>
              </w:numPr>
              <w:ind w:left="317" w:hanging="283"/>
              <w:rPr>
                <w:rFonts w:ascii="Arial" w:hAnsi="Arial" w:cs="Arial"/>
              </w:rPr>
            </w:pPr>
            <w:r w:rsidRPr="000500F4">
              <w:rPr>
                <w:rFonts w:ascii="Arial" w:hAnsi="Arial" w:cs="Arial"/>
              </w:rPr>
              <w:t>Inclusion of excessive detail regarding the material to be covered in the module. This creates less flexibility to update that material each year.</w:t>
            </w:r>
          </w:p>
          <w:p w14:paraId="3C2C4E2A" w14:textId="77777777" w:rsidR="00AC24CF" w:rsidRPr="00A101EC" w:rsidRDefault="00AC24CF" w:rsidP="00AC24CF">
            <w:pPr>
              <w:pStyle w:val="ListParagraph"/>
              <w:numPr>
                <w:ilvl w:val="0"/>
                <w:numId w:val="5"/>
              </w:numPr>
              <w:ind w:left="317" w:hanging="283"/>
              <w:rPr>
                <w:b/>
              </w:rPr>
            </w:pPr>
            <w:r w:rsidRPr="004308B9">
              <w:rPr>
                <w:rFonts w:ascii="Arial" w:hAnsi="Arial" w:cs="Arial"/>
              </w:rPr>
              <w:t>Outlining the full module syllabus, week-by-week. This creates less flexibility for you to vary your delivery plan each year.</w:t>
            </w:r>
          </w:p>
          <w:p w14:paraId="7165EBAA" w14:textId="425E7145" w:rsidR="00AC24CF" w:rsidRPr="00E20586" w:rsidRDefault="00AC24CF" w:rsidP="00AC24CF">
            <w:pPr>
              <w:pStyle w:val="ListParagraph"/>
              <w:numPr>
                <w:ilvl w:val="0"/>
                <w:numId w:val="5"/>
              </w:numPr>
              <w:ind w:left="317" w:hanging="283"/>
              <w:rPr>
                <w:b/>
              </w:rPr>
            </w:pPr>
            <w:r w:rsidRPr="004308B9">
              <w:rPr>
                <w:rFonts w:ascii="Arial" w:hAnsi="Arial" w:cs="Arial"/>
              </w:rPr>
              <w:t>Over-use of technical jargon, which makes the description less accessible to prospective students.</w:t>
            </w:r>
          </w:p>
        </w:tc>
      </w:tr>
      <w:tr w:rsidR="00AC24CF" w:rsidRPr="00074A26" w14:paraId="6E1B8301" w14:textId="77777777" w:rsidTr="426D4AD9">
        <w:trPr>
          <w:trHeight w:val="764"/>
        </w:trPr>
        <w:tc>
          <w:tcPr>
            <w:tcW w:w="10008" w:type="dxa"/>
            <w:gridSpan w:val="5"/>
            <w:tcBorders>
              <w:bottom w:val="single" w:sz="4" w:space="0" w:color="999999"/>
            </w:tcBorders>
          </w:tcPr>
          <w:p w14:paraId="0DF8D91F" w14:textId="77777777" w:rsidR="002C06A9" w:rsidRDefault="00695A2C" w:rsidP="00AC24CF">
            <w:pPr>
              <w:rPr>
                <w:bCs/>
              </w:rPr>
            </w:pPr>
            <w:r>
              <w:rPr>
                <w:bCs/>
              </w:rPr>
              <w:t>E</w:t>
            </w:r>
            <w:r w:rsidRPr="00695A2C">
              <w:rPr>
                <w:bCs/>
              </w:rPr>
              <w:t xml:space="preserve">conomic analysis is no longer confined to numerical data. Increasingly, economists draw on large collections of text, images and audio to study behaviour, measure expectations and evaluate policy. </w:t>
            </w:r>
            <w:r w:rsidR="00027F81">
              <w:rPr>
                <w:bCs/>
              </w:rPr>
              <w:t>Such data includes p</w:t>
            </w:r>
            <w:r w:rsidRPr="00695A2C">
              <w:rPr>
                <w:bCs/>
              </w:rPr>
              <w:t xml:space="preserve">arliamentary debates, social media posts, corporate </w:t>
            </w:r>
            <w:r w:rsidR="00A02A83">
              <w:rPr>
                <w:bCs/>
              </w:rPr>
              <w:t>reports</w:t>
            </w:r>
            <w:r w:rsidRPr="00695A2C">
              <w:rPr>
                <w:bCs/>
              </w:rPr>
              <w:t>, satellite images, and central bank speeches</w:t>
            </w:r>
            <w:r w:rsidR="00027F81">
              <w:rPr>
                <w:bCs/>
              </w:rPr>
              <w:t xml:space="preserve">. It </w:t>
            </w:r>
            <w:r w:rsidRPr="00695A2C">
              <w:rPr>
                <w:bCs/>
              </w:rPr>
              <w:t>provide</w:t>
            </w:r>
            <w:r w:rsidR="00027F81">
              <w:rPr>
                <w:bCs/>
              </w:rPr>
              <w:t>s</w:t>
            </w:r>
            <w:r w:rsidRPr="00695A2C">
              <w:rPr>
                <w:bCs/>
              </w:rPr>
              <w:t xml:space="preserve"> information that </w:t>
            </w:r>
            <w:r w:rsidR="00027F81">
              <w:rPr>
                <w:bCs/>
              </w:rPr>
              <w:t>c</w:t>
            </w:r>
            <w:r w:rsidRPr="00695A2C">
              <w:rPr>
                <w:bCs/>
              </w:rPr>
              <w:t xml:space="preserve">annot be reduced to standard </w:t>
            </w:r>
            <w:r w:rsidR="00ED71E9">
              <w:rPr>
                <w:bCs/>
              </w:rPr>
              <w:t xml:space="preserve">numerical </w:t>
            </w:r>
            <w:r w:rsidRPr="00695A2C">
              <w:rPr>
                <w:bCs/>
              </w:rPr>
              <w:t xml:space="preserve">datasets but contain </w:t>
            </w:r>
            <w:r w:rsidR="00027F81">
              <w:rPr>
                <w:bCs/>
              </w:rPr>
              <w:t>important</w:t>
            </w:r>
            <w:r w:rsidRPr="00695A2C">
              <w:rPr>
                <w:bCs/>
              </w:rPr>
              <w:t xml:space="preserve"> signals for research and decision-making. Working with such </w:t>
            </w:r>
            <w:r w:rsidR="00027F81">
              <w:rPr>
                <w:bCs/>
              </w:rPr>
              <w:t>data</w:t>
            </w:r>
            <w:r w:rsidRPr="00695A2C">
              <w:rPr>
                <w:bCs/>
              </w:rPr>
              <w:t xml:space="preserve"> requires methods to structure, process and interpret data that were not originally created for quantitative analysis. </w:t>
            </w:r>
          </w:p>
          <w:p w14:paraId="6D6DCC53" w14:textId="0748C6A2" w:rsidR="00AC24CF" w:rsidRPr="00D305C9" w:rsidRDefault="00695A2C" w:rsidP="00AC24CF">
            <w:pPr>
              <w:rPr>
                <w:bCs/>
              </w:rPr>
            </w:pPr>
            <w:r w:rsidRPr="00695A2C">
              <w:rPr>
                <w:bCs/>
              </w:rPr>
              <w:t xml:space="preserve">This module introduces </w:t>
            </w:r>
            <w:r w:rsidR="00C22C20" w:rsidRPr="00C22C20">
              <w:rPr>
                <w:bCs/>
              </w:rPr>
              <w:t>cutting-edge econometric methods</w:t>
            </w:r>
            <w:r w:rsidR="00C22C20">
              <w:rPr>
                <w:bCs/>
              </w:rPr>
              <w:t xml:space="preserve"> </w:t>
            </w:r>
            <w:r w:rsidRPr="00695A2C">
              <w:rPr>
                <w:bCs/>
              </w:rPr>
              <w:t xml:space="preserve">for handling unstructured </w:t>
            </w:r>
            <w:r w:rsidR="00D9452B">
              <w:rPr>
                <w:bCs/>
              </w:rPr>
              <w:t>data</w:t>
            </w:r>
            <w:r w:rsidRPr="00695A2C">
              <w:rPr>
                <w:bCs/>
              </w:rPr>
              <w:t>, with an emphasis on measurement and economic interpretation.</w:t>
            </w:r>
            <w:r w:rsidR="00B00371">
              <w:rPr>
                <w:bCs/>
              </w:rPr>
              <w:t xml:space="preserve"> </w:t>
            </w:r>
            <w:r w:rsidR="00980EBA">
              <w:rPr>
                <w:bCs/>
              </w:rPr>
              <w:t>It covers both conventional econometric</w:t>
            </w:r>
            <w:r w:rsidR="00C22C20">
              <w:rPr>
                <w:bCs/>
              </w:rPr>
              <w:t xml:space="preserve"> and machine learning</w:t>
            </w:r>
            <w:r w:rsidR="00980EBA">
              <w:rPr>
                <w:bCs/>
              </w:rPr>
              <w:t xml:space="preserve"> methods of working with non-numerical data as well as LLM-based methods. The module</w:t>
            </w:r>
            <w:r w:rsidR="00B00371" w:rsidRPr="00695A2C">
              <w:rPr>
                <w:bCs/>
              </w:rPr>
              <w:t xml:space="preserve"> highlights why these forms of data matter for understanding markets, institutions and society, and demonstrates how they can be turned into systematic evidence for research and policy.</w:t>
            </w:r>
            <w:r w:rsidRPr="00695A2C">
              <w:rPr>
                <w:bCs/>
              </w:rPr>
              <w:t xml:space="preserve"> </w:t>
            </w:r>
          </w:p>
        </w:tc>
        <w:tc>
          <w:tcPr>
            <w:tcW w:w="567" w:type="dxa"/>
            <w:tcBorders>
              <w:bottom w:val="single" w:sz="4" w:space="0" w:color="999999"/>
            </w:tcBorders>
          </w:tcPr>
          <w:p w14:paraId="3567E727" w14:textId="5A49C0C5" w:rsidR="00AC24CF" w:rsidRPr="00E20586" w:rsidRDefault="00AC24CF" w:rsidP="00AC24CF">
            <w:pPr>
              <w:rPr>
                <w:b/>
              </w:rPr>
            </w:pPr>
            <w:r>
              <w:rPr>
                <w:b/>
              </w:rPr>
              <w:t>Q</w:t>
            </w:r>
          </w:p>
        </w:tc>
      </w:tr>
      <w:tr w:rsidR="00AC24CF" w:rsidRPr="00074A26" w14:paraId="54EE89CC" w14:textId="30397532" w:rsidTr="426D4AD9">
        <w:tc>
          <w:tcPr>
            <w:tcW w:w="686" w:type="dxa"/>
            <w:shd w:val="clear" w:color="auto" w:fill="D9D9D9" w:themeFill="background1" w:themeFillShade="D9"/>
          </w:tcPr>
          <w:p w14:paraId="64E97E26" w14:textId="503C8EA4" w:rsidR="00AC24CF" w:rsidRPr="000500F4" w:rsidRDefault="00AC24CF" w:rsidP="000955CF">
            <w:pPr>
              <w:pStyle w:val="ListParagraph"/>
              <w:numPr>
                <w:ilvl w:val="0"/>
                <w:numId w:val="31"/>
              </w:numPr>
              <w:ind w:left="357" w:hanging="357"/>
              <w:rPr>
                <w:rFonts w:ascii="Arial" w:hAnsi="Arial" w:cs="Arial"/>
              </w:rPr>
            </w:pPr>
          </w:p>
        </w:tc>
        <w:tc>
          <w:tcPr>
            <w:tcW w:w="9889" w:type="dxa"/>
            <w:gridSpan w:val="5"/>
            <w:shd w:val="clear" w:color="auto" w:fill="D9D9D9" w:themeFill="background1" w:themeFillShade="D9"/>
          </w:tcPr>
          <w:p w14:paraId="6D811AF7" w14:textId="0BBC989E" w:rsidR="00AC24CF" w:rsidRPr="00435542" w:rsidRDefault="00AC24CF" w:rsidP="00AC24CF">
            <w:pPr>
              <w:rPr>
                <w:color w:val="auto"/>
              </w:rPr>
            </w:pPr>
            <w:r>
              <w:t xml:space="preserve">Module outcomes: each line should contain a different learning outcome (add or remove rows as necessary). All learning outcomes must be assessed by means of a summative assessment – failure to achieve all stated learning outcomes results in a student’s failure of the module. </w:t>
            </w:r>
            <w:r w:rsidR="00D6395F">
              <w:t xml:space="preserve">Guidance </w:t>
            </w:r>
            <w:r w:rsidR="00D6395F">
              <w:lastRenderedPageBreak/>
              <w:t xml:space="preserve">related to ‘levelness’ can be found in the </w:t>
            </w:r>
            <w:r w:rsidR="007D22A9">
              <w:t>OfS</w:t>
            </w:r>
            <w:r>
              <w:t xml:space="preserve"> guidance related to </w:t>
            </w:r>
            <w:hyperlink r:id="rId20" w:history="1">
              <w:r w:rsidR="002102C7">
                <w:rPr>
                  <w:rStyle w:val="Hyperlink"/>
                </w:rPr>
                <w:t>S</w:t>
              </w:r>
              <w:r w:rsidR="007E0A77" w:rsidRPr="004B0AB3">
                <w:rPr>
                  <w:rStyle w:val="Hyperlink"/>
                </w:rPr>
                <w:t>ector</w:t>
              </w:r>
              <w:r w:rsidR="00E56954" w:rsidRPr="004B0AB3">
                <w:rPr>
                  <w:rStyle w:val="Hyperlink"/>
                </w:rPr>
                <w:t xml:space="preserve">-recognised </w:t>
              </w:r>
              <w:r w:rsidR="008511B2">
                <w:rPr>
                  <w:rStyle w:val="Hyperlink"/>
                </w:rPr>
                <w:t>S</w:t>
              </w:r>
              <w:r w:rsidR="00E56954" w:rsidRPr="004B0AB3">
                <w:rPr>
                  <w:rStyle w:val="Hyperlink"/>
                </w:rPr>
                <w:t>tandard</w:t>
              </w:r>
              <w:r w:rsidR="00355DAD">
                <w:rPr>
                  <w:rStyle w:val="Hyperlink"/>
                </w:rPr>
                <w:t>s (PDF – 201KB)</w:t>
              </w:r>
            </w:hyperlink>
            <w:r w:rsidR="00E56954">
              <w:t xml:space="preserve"> </w:t>
            </w:r>
            <w:r>
              <w:t xml:space="preserve">and </w:t>
            </w:r>
            <w:r w:rsidR="008E76C4">
              <w:t xml:space="preserve">the QAA </w:t>
            </w:r>
            <w:hyperlink r:id="rId21">
              <w:r w:rsidRPr="0B94717A">
                <w:rPr>
                  <w:color w:val="0000FF"/>
                  <w:u w:val="single"/>
                </w:rPr>
                <w:t>Subject Benchmark Statements</w:t>
              </w:r>
            </w:hyperlink>
            <w:r w:rsidRPr="0B94717A">
              <w:rPr>
                <w:color w:val="0000FF"/>
              </w:rPr>
              <w:t xml:space="preserve">. </w:t>
            </w:r>
            <w:r w:rsidRPr="00435542">
              <w:rPr>
                <w:color w:val="auto"/>
              </w:rPr>
              <w:t xml:space="preserve">Schools are also encouraged to refer to the </w:t>
            </w:r>
            <w:hyperlink r:id="rId22" w:history="1">
              <w:r w:rsidRPr="004F7D6A">
                <w:rPr>
                  <w:rStyle w:val="Hyperlink"/>
                </w:rPr>
                <w:t>Graduate Attributes</w:t>
              </w:r>
            </w:hyperlink>
            <w:r w:rsidRPr="00435542">
              <w:rPr>
                <w:color w:val="auto"/>
              </w:rPr>
              <w:t xml:space="preserve">. </w:t>
            </w:r>
          </w:p>
          <w:p w14:paraId="0CF4600F" w14:textId="77777777" w:rsidR="00AC24CF" w:rsidRDefault="00AC24CF" w:rsidP="00AC24CF"/>
          <w:p w14:paraId="14774110" w14:textId="14AE7D5B" w:rsidR="00AC24CF" w:rsidRPr="00074A26" w:rsidRDefault="00AC24CF" w:rsidP="00AC24CF">
            <w:r>
              <w:t>By the end of the module students should be able to:</w:t>
            </w:r>
          </w:p>
        </w:tc>
      </w:tr>
      <w:tr w:rsidR="00AD2712" w:rsidRPr="00074A26" w14:paraId="64A6BAFE" w14:textId="178207AA" w:rsidTr="426D4AD9">
        <w:tc>
          <w:tcPr>
            <w:tcW w:w="686" w:type="dxa"/>
          </w:tcPr>
          <w:p w14:paraId="430252F7" w14:textId="30F7CB1D" w:rsidR="00AD2712" w:rsidRPr="000500F4" w:rsidRDefault="00AD2712" w:rsidP="00AD2712">
            <w:pPr>
              <w:pStyle w:val="ListParagraph"/>
              <w:numPr>
                <w:ilvl w:val="0"/>
                <w:numId w:val="10"/>
              </w:numPr>
              <w:ind w:left="357" w:hanging="357"/>
              <w:rPr>
                <w:rFonts w:ascii="Arial" w:hAnsi="Arial" w:cs="Arial"/>
              </w:rPr>
            </w:pPr>
          </w:p>
        </w:tc>
        <w:tc>
          <w:tcPr>
            <w:tcW w:w="9889" w:type="dxa"/>
            <w:gridSpan w:val="5"/>
          </w:tcPr>
          <w:p w14:paraId="6FC7E080" w14:textId="33A89997" w:rsidR="00AD2712" w:rsidRPr="00074A26" w:rsidRDefault="00F02E1B" w:rsidP="00AD2712">
            <w:r w:rsidRPr="00F02E1B">
              <w:t>Analyse unstructured data sources to identify how evidence</w:t>
            </w:r>
            <w:r w:rsidR="000E2246">
              <w:t xml:space="preserve"> from non-conventional data sources</w:t>
            </w:r>
            <w:r w:rsidRPr="00F02E1B">
              <w:t xml:space="preserve"> can inform economic research questions.</w:t>
            </w:r>
          </w:p>
        </w:tc>
      </w:tr>
      <w:tr w:rsidR="00AD2712" w:rsidRPr="00074A26" w14:paraId="13FF85B8" w14:textId="2AF14F07" w:rsidTr="426D4AD9">
        <w:tc>
          <w:tcPr>
            <w:tcW w:w="686" w:type="dxa"/>
          </w:tcPr>
          <w:p w14:paraId="6B609835" w14:textId="20D6436F" w:rsidR="00AD2712" w:rsidRPr="000500F4" w:rsidRDefault="00AD2712" w:rsidP="00AD2712">
            <w:pPr>
              <w:pStyle w:val="ListParagraph"/>
              <w:numPr>
                <w:ilvl w:val="0"/>
                <w:numId w:val="10"/>
              </w:numPr>
              <w:ind w:left="357" w:hanging="357"/>
              <w:rPr>
                <w:rFonts w:ascii="Arial" w:hAnsi="Arial" w:cs="Arial"/>
              </w:rPr>
            </w:pPr>
          </w:p>
        </w:tc>
        <w:tc>
          <w:tcPr>
            <w:tcW w:w="9889" w:type="dxa"/>
            <w:gridSpan w:val="5"/>
          </w:tcPr>
          <w:p w14:paraId="162304AC" w14:textId="3F766C76" w:rsidR="00AD2712" w:rsidRPr="00074A26" w:rsidRDefault="000E2246" w:rsidP="00AD2712">
            <w:r w:rsidRPr="000E2246">
              <w:rPr>
                <w:rFonts w:cs="Arial"/>
              </w:rPr>
              <w:t>Evaluate alternative econometric and computational approaches for handling unstructured data, assessing their strengths, limitations, and suitability for different economic applications.</w:t>
            </w:r>
          </w:p>
        </w:tc>
      </w:tr>
      <w:tr w:rsidR="00AD2712" w:rsidRPr="00074A26" w14:paraId="58E8E3DC" w14:textId="2F1AEAEE" w:rsidTr="426D4AD9">
        <w:tc>
          <w:tcPr>
            <w:tcW w:w="686" w:type="dxa"/>
          </w:tcPr>
          <w:p w14:paraId="4CB9AC26" w14:textId="1524C106" w:rsidR="00AD2712" w:rsidRPr="000500F4" w:rsidRDefault="00AD2712" w:rsidP="00AD2712">
            <w:pPr>
              <w:pStyle w:val="ListParagraph"/>
              <w:numPr>
                <w:ilvl w:val="0"/>
                <w:numId w:val="10"/>
              </w:numPr>
              <w:ind w:left="357" w:hanging="357"/>
              <w:rPr>
                <w:rFonts w:ascii="Arial" w:hAnsi="Arial" w:cs="Arial"/>
              </w:rPr>
            </w:pPr>
          </w:p>
        </w:tc>
        <w:tc>
          <w:tcPr>
            <w:tcW w:w="9889" w:type="dxa"/>
            <w:gridSpan w:val="5"/>
          </w:tcPr>
          <w:p w14:paraId="7741CA51" w14:textId="1E0CE99B" w:rsidR="00AD2712" w:rsidRPr="00074A26" w:rsidRDefault="00F036E9" w:rsidP="00AD2712">
            <w:r w:rsidRPr="00F036E9">
              <w:t>Integrate unstructured data into econometric analysis to generate systematic evidence, demonstrating awareness of methodological, ethical, and interpretative considerations.</w:t>
            </w:r>
          </w:p>
        </w:tc>
      </w:tr>
      <w:tr w:rsidR="00AD2712" w:rsidRPr="00074A26" w14:paraId="7B15EBFB" w14:textId="1B60A9D4" w:rsidTr="426D4AD9">
        <w:tc>
          <w:tcPr>
            <w:tcW w:w="686" w:type="dxa"/>
          </w:tcPr>
          <w:p w14:paraId="797A5891" w14:textId="167598B2" w:rsidR="00AD2712" w:rsidRPr="000500F4" w:rsidRDefault="00AD2712" w:rsidP="00AD2712">
            <w:pPr>
              <w:pStyle w:val="ListParagraph"/>
              <w:numPr>
                <w:ilvl w:val="0"/>
                <w:numId w:val="10"/>
              </w:numPr>
              <w:ind w:left="357" w:hanging="357"/>
              <w:rPr>
                <w:rFonts w:ascii="Arial" w:hAnsi="Arial" w:cs="Arial"/>
              </w:rPr>
            </w:pPr>
          </w:p>
        </w:tc>
        <w:tc>
          <w:tcPr>
            <w:tcW w:w="9889" w:type="dxa"/>
            <w:gridSpan w:val="5"/>
          </w:tcPr>
          <w:p w14:paraId="769B0697" w14:textId="266066CC" w:rsidR="00AD2712" w:rsidRPr="00074A26" w:rsidRDefault="00E64CF8" w:rsidP="00AD2712">
            <w:r w:rsidRPr="00E64CF8">
              <w:t>Design and justify a reproducible empirical strategy that uses unstructured data to address an economic or policy problem.</w:t>
            </w:r>
          </w:p>
        </w:tc>
      </w:tr>
      <w:tr w:rsidR="00AD2712" w:rsidRPr="00074A26" w14:paraId="63E73791" w14:textId="4F0EF88E" w:rsidTr="426D4AD9">
        <w:tc>
          <w:tcPr>
            <w:tcW w:w="686" w:type="dxa"/>
          </w:tcPr>
          <w:p w14:paraId="5DAAEAC1" w14:textId="12E1D542" w:rsidR="00AD2712" w:rsidRPr="00EC6FD9" w:rsidRDefault="00AD2712" w:rsidP="00AD2712">
            <w:pPr>
              <w:pStyle w:val="ListParagraph"/>
              <w:numPr>
                <w:ilvl w:val="0"/>
                <w:numId w:val="37"/>
              </w:numPr>
              <w:ind w:left="357" w:hanging="357"/>
              <w:rPr>
                <w:rFonts w:cs="Arial"/>
              </w:rPr>
            </w:pPr>
          </w:p>
        </w:tc>
        <w:tc>
          <w:tcPr>
            <w:tcW w:w="2903" w:type="dxa"/>
          </w:tcPr>
          <w:p w14:paraId="00FCD179" w14:textId="69F9C99D" w:rsidR="00AD2712" w:rsidRDefault="00AD2712" w:rsidP="00AD2712">
            <w:r>
              <w:t>Opportunities for formative assessment (i.e. assessment that does not produce a mark that contributes to the overall module mark)</w:t>
            </w:r>
          </w:p>
        </w:tc>
        <w:tc>
          <w:tcPr>
            <w:tcW w:w="6419" w:type="dxa"/>
            <w:gridSpan w:val="3"/>
          </w:tcPr>
          <w:p w14:paraId="6451201D" w14:textId="77777777" w:rsidR="00AD2712" w:rsidRPr="00AB2535" w:rsidRDefault="00AD2712" w:rsidP="00AD2712">
            <w:r w:rsidRPr="00AB2535">
              <w:t xml:space="preserve">There are various opportunities for formative assessment throughout the module, including in-class discussions, Canvas quizzes and </w:t>
            </w:r>
            <w:r>
              <w:t>peer learning.</w:t>
            </w:r>
          </w:p>
          <w:p w14:paraId="7DFCBCE2" w14:textId="77777777" w:rsidR="00AD2712" w:rsidRDefault="00AD2712" w:rsidP="00AD2712"/>
        </w:tc>
        <w:tc>
          <w:tcPr>
            <w:tcW w:w="567" w:type="dxa"/>
          </w:tcPr>
          <w:p w14:paraId="0C624CAF" w14:textId="537B1F9B" w:rsidR="00AD2712" w:rsidRPr="00E20586" w:rsidRDefault="00AD2712" w:rsidP="00AD2712">
            <w:pPr>
              <w:rPr>
                <w:b/>
              </w:rPr>
            </w:pPr>
            <w:r w:rsidRPr="00E20586">
              <w:rPr>
                <w:b/>
              </w:rPr>
              <w:t>Q</w:t>
            </w:r>
          </w:p>
        </w:tc>
      </w:tr>
      <w:tr w:rsidR="00AD2712" w:rsidRPr="00074A26" w14:paraId="50FD99F0" w14:textId="77777777" w:rsidTr="426D4AD9">
        <w:trPr>
          <w:trHeight w:val="758"/>
        </w:trPr>
        <w:tc>
          <w:tcPr>
            <w:tcW w:w="686" w:type="dxa"/>
            <w:vMerge w:val="restart"/>
          </w:tcPr>
          <w:p w14:paraId="42B41D89" w14:textId="77777777" w:rsidR="00AD2712" w:rsidRPr="00EC6FD9" w:rsidRDefault="00AD2712" w:rsidP="00AD2712">
            <w:pPr>
              <w:pStyle w:val="ListParagraph"/>
              <w:numPr>
                <w:ilvl w:val="0"/>
                <w:numId w:val="37"/>
              </w:numPr>
              <w:ind w:left="357" w:hanging="357"/>
              <w:rPr>
                <w:rFonts w:cs="Arial"/>
              </w:rPr>
            </w:pPr>
          </w:p>
        </w:tc>
        <w:tc>
          <w:tcPr>
            <w:tcW w:w="2903" w:type="dxa"/>
            <w:vMerge w:val="restart"/>
          </w:tcPr>
          <w:p w14:paraId="12DDE238" w14:textId="756A61AE" w:rsidR="00AD2712" w:rsidRDefault="00AD2712" w:rsidP="00AD2712">
            <w:r>
              <w:t>Assessment category (multiple assessments should be included in the same category, e.g. a module with two written tasks and an oral presentation would be ‘coursework 100%’)</w:t>
            </w:r>
          </w:p>
        </w:tc>
        <w:tc>
          <w:tcPr>
            <w:tcW w:w="6419" w:type="dxa"/>
            <w:gridSpan w:val="3"/>
          </w:tcPr>
          <w:p w14:paraId="7DA7899A" w14:textId="0E6CED38" w:rsidR="00AD2712" w:rsidRDefault="00AD2712" w:rsidP="00AD2712">
            <w:r>
              <w:t xml:space="preserve">If the module is wholly or partly assessed by </w:t>
            </w:r>
            <w:r w:rsidRPr="00A97CAB">
              <w:rPr>
                <w:b/>
                <w:bCs/>
              </w:rPr>
              <w:t>coursework</w:t>
            </w:r>
            <w:r>
              <w:t>,</w:t>
            </w:r>
            <w:r>
              <w:rPr>
                <w:rStyle w:val="FootnoteReference"/>
              </w:rPr>
              <w:footnoteReference w:id="11"/>
            </w:r>
            <w:r>
              <w:t xml:space="preserve"> please state the overall weighting: 100%</w:t>
            </w:r>
          </w:p>
          <w:p w14:paraId="1F56CF42" w14:textId="77777777" w:rsidR="00AD2712" w:rsidRDefault="00AD2712" w:rsidP="00AD2712"/>
          <w:p w14:paraId="311A092F" w14:textId="49808E52" w:rsidR="00AD2712" w:rsidRDefault="00AD2712" w:rsidP="00AD2712"/>
        </w:tc>
        <w:tc>
          <w:tcPr>
            <w:tcW w:w="567" w:type="dxa"/>
            <w:vMerge w:val="restart"/>
          </w:tcPr>
          <w:p w14:paraId="53DC999A" w14:textId="2B5E0CDF" w:rsidR="00AD2712" w:rsidRPr="00E20586" w:rsidRDefault="00AD2712" w:rsidP="00AD2712">
            <w:pPr>
              <w:rPr>
                <w:b/>
              </w:rPr>
            </w:pPr>
            <w:r>
              <w:rPr>
                <w:b/>
              </w:rPr>
              <w:t>B Q</w:t>
            </w:r>
          </w:p>
        </w:tc>
      </w:tr>
      <w:tr w:rsidR="00AD2712" w:rsidRPr="00074A26" w14:paraId="518A5272" w14:textId="77777777" w:rsidTr="426D4AD9">
        <w:trPr>
          <w:trHeight w:val="757"/>
        </w:trPr>
        <w:tc>
          <w:tcPr>
            <w:tcW w:w="686" w:type="dxa"/>
            <w:vMerge/>
          </w:tcPr>
          <w:p w14:paraId="5792AAF4" w14:textId="77777777" w:rsidR="00AD2712" w:rsidRPr="00EC6FD9" w:rsidRDefault="00AD2712" w:rsidP="00AD2712">
            <w:pPr>
              <w:pStyle w:val="ListParagraph"/>
              <w:numPr>
                <w:ilvl w:val="0"/>
                <w:numId w:val="37"/>
              </w:numPr>
              <w:ind w:left="357" w:hanging="357"/>
              <w:rPr>
                <w:rFonts w:cs="Arial"/>
              </w:rPr>
            </w:pPr>
          </w:p>
        </w:tc>
        <w:tc>
          <w:tcPr>
            <w:tcW w:w="2903" w:type="dxa"/>
            <w:vMerge/>
          </w:tcPr>
          <w:p w14:paraId="30B53878" w14:textId="77777777" w:rsidR="00AD2712" w:rsidRDefault="00AD2712" w:rsidP="00AD2712"/>
        </w:tc>
        <w:tc>
          <w:tcPr>
            <w:tcW w:w="6419" w:type="dxa"/>
            <w:gridSpan w:val="3"/>
          </w:tcPr>
          <w:p w14:paraId="13F9CC3F" w14:textId="0C541988" w:rsidR="00AD2712" w:rsidRDefault="00AD2712" w:rsidP="00AD2712">
            <w:r>
              <w:t xml:space="preserve">If the module is wholly or partly assessed by </w:t>
            </w:r>
            <w:r w:rsidRPr="00A97CAB">
              <w:rPr>
                <w:b/>
                <w:bCs/>
              </w:rPr>
              <w:t>examination</w:t>
            </w:r>
            <w:r w:rsidRPr="006B59D9">
              <w:t>,</w:t>
            </w:r>
            <w:r>
              <w:rPr>
                <w:rStyle w:val="FootnoteReference"/>
              </w:rPr>
              <w:footnoteReference w:id="12"/>
            </w:r>
            <w:r>
              <w:t xml:space="preserve"> please state the overall weighting:  NA</w:t>
            </w:r>
          </w:p>
          <w:p w14:paraId="711D4E26" w14:textId="77777777" w:rsidR="00AD2712" w:rsidRDefault="00AD2712" w:rsidP="00AD2712"/>
          <w:p w14:paraId="334427AA" w14:textId="44021775" w:rsidR="00AD2712" w:rsidRDefault="00AD2712" w:rsidP="00AD2712">
            <w:r>
              <w:t xml:space="preserve"> </w:t>
            </w:r>
          </w:p>
        </w:tc>
        <w:tc>
          <w:tcPr>
            <w:tcW w:w="567" w:type="dxa"/>
            <w:vMerge/>
          </w:tcPr>
          <w:p w14:paraId="58B276F4" w14:textId="77777777" w:rsidR="00AD2712" w:rsidRPr="00E20586" w:rsidRDefault="00AD2712" w:rsidP="00AD2712">
            <w:pPr>
              <w:rPr>
                <w:b/>
              </w:rPr>
            </w:pPr>
          </w:p>
        </w:tc>
      </w:tr>
      <w:tr w:rsidR="00AD2712" w:rsidRPr="00074A26" w14:paraId="3B2F7562" w14:textId="32249B09" w:rsidTr="426D4AD9">
        <w:tc>
          <w:tcPr>
            <w:tcW w:w="686" w:type="dxa"/>
          </w:tcPr>
          <w:p w14:paraId="7517F2B1" w14:textId="41C35569" w:rsidR="00AD2712" w:rsidRPr="00EC6FD9" w:rsidRDefault="00AD2712" w:rsidP="00AD2712">
            <w:pPr>
              <w:pStyle w:val="ListParagraph"/>
              <w:numPr>
                <w:ilvl w:val="0"/>
                <w:numId w:val="37"/>
              </w:numPr>
              <w:ind w:left="357" w:hanging="357"/>
              <w:rPr>
                <w:rFonts w:cs="Arial"/>
              </w:rPr>
            </w:pPr>
          </w:p>
        </w:tc>
        <w:tc>
          <w:tcPr>
            <w:tcW w:w="2903" w:type="dxa"/>
          </w:tcPr>
          <w:p w14:paraId="32C66A0F" w14:textId="4C787DC2" w:rsidR="00AD2712" w:rsidRPr="00074A26" w:rsidRDefault="00AD2712" w:rsidP="00AD2712">
            <w:r>
              <w:t xml:space="preserve">Additional information on the method(s) of summative assessment and weighting, e.g. 1hr written unseen examination (50%), </w:t>
            </w:r>
            <w:proofErr w:type="gramStart"/>
            <w:r>
              <w:t>500 word</w:t>
            </w:r>
            <w:proofErr w:type="gramEnd"/>
            <w:r>
              <w:t xml:space="preserve"> essay (10%), group presentation (40%), if required</w:t>
            </w:r>
          </w:p>
        </w:tc>
        <w:tc>
          <w:tcPr>
            <w:tcW w:w="6419" w:type="dxa"/>
            <w:gridSpan w:val="3"/>
          </w:tcPr>
          <w:p w14:paraId="00DFA1BC" w14:textId="77777777" w:rsidR="00AD2712" w:rsidRDefault="00AD2712" w:rsidP="00AD2712"/>
          <w:p w14:paraId="45E6C920" w14:textId="6806AA08" w:rsidR="00AD2712" w:rsidRDefault="001B017A" w:rsidP="00AD2712">
            <w:r>
              <w:t>8</w:t>
            </w:r>
            <w:r w:rsidR="00AD2712">
              <w:t>-minute group presentation (30%)</w:t>
            </w:r>
          </w:p>
          <w:p w14:paraId="41BEA4B2" w14:textId="77777777" w:rsidR="00AD2712" w:rsidRDefault="00AD2712" w:rsidP="00AD2712"/>
          <w:p w14:paraId="1E4C6C6F" w14:textId="4CD3B4B1" w:rsidR="00AD2712" w:rsidRDefault="685E4AFE" w:rsidP="00AD2712">
            <w:r>
              <w:t>2000</w:t>
            </w:r>
            <w:r w:rsidR="00627EF8">
              <w:t xml:space="preserve"> </w:t>
            </w:r>
            <w:r>
              <w:t>-word</w:t>
            </w:r>
            <w:r w:rsidR="00627EF8">
              <w:t xml:space="preserve"> equivalent written</w:t>
            </w:r>
            <w:r>
              <w:t xml:space="preserve"> individual computer project and report (70%)</w:t>
            </w:r>
          </w:p>
          <w:p w14:paraId="7A2A21DA" w14:textId="77777777" w:rsidR="00AD2712" w:rsidRDefault="00AD2712" w:rsidP="00AD2712"/>
          <w:p w14:paraId="48A69F06" w14:textId="77777777" w:rsidR="00AD2712" w:rsidRPr="00074A26" w:rsidRDefault="00AD2712" w:rsidP="00AD2712"/>
        </w:tc>
        <w:tc>
          <w:tcPr>
            <w:tcW w:w="567" w:type="dxa"/>
          </w:tcPr>
          <w:p w14:paraId="415C6A5B" w14:textId="782F7DF9" w:rsidR="00AD2712" w:rsidRPr="00074A26" w:rsidRDefault="00AD2712" w:rsidP="00AD2712">
            <w:r>
              <w:rPr>
                <w:b/>
              </w:rPr>
              <w:t>B Q</w:t>
            </w:r>
          </w:p>
        </w:tc>
      </w:tr>
      <w:tr w:rsidR="00AD2712" w:rsidRPr="00074A26" w14:paraId="349C2BA0" w14:textId="5A3655DE" w:rsidTr="426D4AD9">
        <w:trPr>
          <w:trHeight w:val="913"/>
        </w:trPr>
        <w:tc>
          <w:tcPr>
            <w:tcW w:w="686" w:type="dxa"/>
          </w:tcPr>
          <w:p w14:paraId="26B70007" w14:textId="765D2EC2" w:rsidR="00AD2712" w:rsidRPr="000500F4" w:rsidRDefault="00AD2712" w:rsidP="00AD2712">
            <w:pPr>
              <w:pStyle w:val="ListParagraph"/>
              <w:numPr>
                <w:ilvl w:val="0"/>
                <w:numId w:val="11"/>
              </w:numPr>
              <w:ind w:left="357" w:hanging="357"/>
              <w:jc w:val="both"/>
              <w:rPr>
                <w:rFonts w:ascii="Arial" w:hAnsi="Arial" w:cs="Arial"/>
              </w:rPr>
            </w:pPr>
          </w:p>
        </w:tc>
        <w:tc>
          <w:tcPr>
            <w:tcW w:w="2903" w:type="dxa"/>
          </w:tcPr>
          <w:p w14:paraId="5588D4B3" w14:textId="056489E7" w:rsidR="00AD2712" w:rsidRDefault="00AD2712" w:rsidP="00AD2712">
            <w:r>
              <w:t>If there is an examination, is it centrally timetabled?</w:t>
            </w:r>
          </w:p>
        </w:tc>
        <w:tc>
          <w:tcPr>
            <w:tcW w:w="6419" w:type="dxa"/>
            <w:gridSpan w:val="3"/>
          </w:tcPr>
          <w:sdt>
            <w:sdtPr>
              <w:rPr>
                <w:color w:val="2B579A"/>
                <w:shd w:val="clear" w:color="auto" w:fill="E6E6E6"/>
              </w:rPr>
              <w:id w:val="1348984700"/>
              <w:placeholder>
                <w:docPart w:val="FB666BDF31A7439FA4A536AEE0D86E1A"/>
              </w:placeholder>
              <w:comboBox>
                <w:listItem w:value="Choose an item."/>
                <w:listItem w:displayText="Yes" w:value="Yes"/>
                <w:listItem w:displayText="No" w:value="No"/>
                <w:listItem w:displayText="N/A - not examined" w:value="N/A - not examined"/>
              </w:comboBox>
            </w:sdtPr>
            <w:sdtEndPr>
              <w:rPr>
                <w:color w:val="000000"/>
                <w:shd w:val="clear" w:color="auto" w:fill="auto"/>
              </w:rPr>
            </w:sdtEndPr>
            <w:sdtContent>
              <w:p w14:paraId="0E326590" w14:textId="799E2E33" w:rsidR="00AD2712" w:rsidRDefault="00AD2712" w:rsidP="00AD2712">
                <w:r>
                  <w:rPr>
                    <w:color w:val="2B579A"/>
                    <w:shd w:val="clear" w:color="auto" w:fill="E6E6E6"/>
                  </w:rPr>
                  <w:t>No</w:t>
                </w:r>
              </w:p>
            </w:sdtContent>
          </w:sdt>
          <w:p w14:paraId="436B9EE2" w14:textId="77777777" w:rsidR="00AD2712" w:rsidRDefault="00AD2712" w:rsidP="00AD2712"/>
          <w:p w14:paraId="1CA191DA" w14:textId="11309084" w:rsidR="00AD2712" w:rsidRDefault="00AD2712" w:rsidP="00AD2712">
            <w:pPr>
              <w:rPr>
                <w:i/>
                <w:iCs/>
                <w:color w:val="000000" w:themeColor="text1"/>
                <w:szCs w:val="22"/>
              </w:rPr>
            </w:pPr>
            <w:r w:rsidRPr="3B87DAA6">
              <w:rPr>
                <w:i/>
                <w:iCs/>
                <w:color w:val="000000" w:themeColor="text1"/>
                <w:szCs w:val="22"/>
              </w:rPr>
              <w:t>If ‘</w:t>
            </w:r>
            <w:proofErr w:type="spellStart"/>
            <w:r w:rsidRPr="3B87DAA6">
              <w:rPr>
                <w:i/>
                <w:iCs/>
                <w:color w:val="000000" w:themeColor="text1"/>
                <w:szCs w:val="22"/>
              </w:rPr>
              <w:t>yes’</w:t>
            </w:r>
            <w:proofErr w:type="spellEnd"/>
            <w:r w:rsidRPr="3B87DAA6">
              <w:rPr>
                <w:i/>
                <w:iCs/>
                <w:color w:val="000000" w:themeColor="text1"/>
                <w:szCs w:val="22"/>
              </w:rPr>
              <w:t xml:space="preserve"> please specify the length of the examination: </w:t>
            </w:r>
          </w:p>
          <w:p w14:paraId="66B24089" w14:textId="4DB6DF03" w:rsidR="00AD2712" w:rsidRDefault="00AD2712" w:rsidP="00AD2712">
            <w:pPr>
              <w:rPr>
                <w:i/>
                <w:iCs/>
              </w:rPr>
            </w:pPr>
          </w:p>
          <w:p w14:paraId="1718CA3F" w14:textId="1B67E1DA" w:rsidR="00AD2712" w:rsidRDefault="00AD2712" w:rsidP="00AD2712">
            <w:pPr>
              <w:rPr>
                <w:i/>
              </w:rPr>
            </w:pPr>
            <w:r w:rsidRPr="003A642B">
              <w:rPr>
                <w:i/>
              </w:rPr>
              <w:t>If ‘</w:t>
            </w:r>
            <w:proofErr w:type="spellStart"/>
            <w:r w:rsidRPr="003A642B">
              <w:rPr>
                <w:i/>
              </w:rPr>
              <w:t>yes’</w:t>
            </w:r>
            <w:proofErr w:type="spellEnd"/>
            <w:r w:rsidRPr="003A642B">
              <w:rPr>
                <w:i/>
              </w:rPr>
              <w:t xml:space="preserve"> is this available for students to take overseas?</w:t>
            </w:r>
          </w:p>
          <w:sdt>
            <w:sdtPr>
              <w:rPr>
                <w:color w:val="2B579A"/>
                <w:shd w:val="clear" w:color="auto" w:fill="E6E6E6"/>
              </w:rPr>
              <w:id w:val="1981425562"/>
              <w:placeholder>
                <w:docPart w:val="306B220ED9294D399A833D6BEA17ADE2"/>
              </w:placeholder>
              <w:showingPlcHdr/>
              <w:comboBox>
                <w:listItem w:value="Choose an item."/>
                <w:listItem w:displayText="Yes" w:value="Yes"/>
                <w:listItem w:displayText="No" w:value="No"/>
                <w:listItem w:displayText="N/A" w:value="N/A"/>
              </w:comboBox>
            </w:sdtPr>
            <w:sdtEndPr>
              <w:rPr>
                <w:color w:val="000000"/>
                <w:shd w:val="clear" w:color="auto" w:fill="auto"/>
              </w:rPr>
            </w:sdtEndPr>
            <w:sdtContent>
              <w:p w14:paraId="7D54ADCA" w14:textId="44D998B3" w:rsidR="00AD2712" w:rsidRPr="004E7942" w:rsidRDefault="00AD2712" w:rsidP="00AD2712">
                <w:r w:rsidRPr="0031566D">
                  <w:rPr>
                    <w:rStyle w:val="PlaceholderText"/>
                    <w:rFonts w:eastAsia="Calibri"/>
                  </w:rPr>
                  <w:t>Choose an item.</w:t>
                </w:r>
              </w:p>
            </w:sdtContent>
          </w:sdt>
        </w:tc>
        <w:tc>
          <w:tcPr>
            <w:tcW w:w="567" w:type="dxa"/>
          </w:tcPr>
          <w:p w14:paraId="71891B95" w14:textId="62D0D709" w:rsidR="00AD2712" w:rsidRPr="00074A26" w:rsidRDefault="00AD2712" w:rsidP="00AD2712">
            <w:r>
              <w:rPr>
                <w:b/>
              </w:rPr>
              <w:t>B</w:t>
            </w:r>
          </w:p>
        </w:tc>
      </w:tr>
      <w:tr w:rsidR="00AD2712" w:rsidRPr="00074A26" w14:paraId="4ECBA743" w14:textId="3BC0DCBE" w:rsidTr="426D4AD9">
        <w:tc>
          <w:tcPr>
            <w:tcW w:w="686" w:type="dxa"/>
          </w:tcPr>
          <w:p w14:paraId="013EB1CB" w14:textId="714E178F" w:rsidR="00AD2712" w:rsidRPr="000500F4" w:rsidRDefault="00AD2712" w:rsidP="00AD2712">
            <w:pPr>
              <w:pStyle w:val="ListParagraph"/>
              <w:numPr>
                <w:ilvl w:val="0"/>
                <w:numId w:val="11"/>
              </w:numPr>
              <w:ind w:left="357" w:hanging="357"/>
              <w:rPr>
                <w:rFonts w:ascii="Arial" w:hAnsi="Arial" w:cs="Arial"/>
              </w:rPr>
            </w:pPr>
          </w:p>
        </w:tc>
        <w:tc>
          <w:tcPr>
            <w:tcW w:w="2903" w:type="dxa"/>
          </w:tcPr>
          <w:p w14:paraId="5D376A0C" w14:textId="0500758A" w:rsidR="00AD2712" w:rsidRDefault="00AD2712" w:rsidP="00AD2712">
            <w:r>
              <w:t>If there is an examination, select examination period</w:t>
            </w:r>
          </w:p>
        </w:tc>
        <w:tc>
          <w:tcPr>
            <w:tcW w:w="6419" w:type="dxa"/>
            <w:gridSpan w:val="3"/>
          </w:tcPr>
          <w:sdt>
            <w:sdtPr>
              <w:rPr>
                <w:color w:val="2B579A"/>
                <w:shd w:val="clear" w:color="auto" w:fill="E6E6E6"/>
              </w:rPr>
              <w:id w:val="1658649326"/>
              <w:placeholder>
                <w:docPart w:val="3A35D930645247CABB6F6884364512FF"/>
              </w:placeholder>
              <w:dropDownList>
                <w:listItem w:value="Choose an item."/>
                <w:listItem w:displayText="January Exam Period" w:value="January Exam Period"/>
                <w:listItem w:displayText="Summer Exam Period" w:value="Summer Exam Period"/>
                <w:listItem w:displayText="Supplementary Exam Period" w:value="Supplementary Exam Period"/>
                <w:listItem w:displayText="Other (please state below)" w:value="Other (please state below)"/>
                <w:listItem w:displayText="N/A - not examined" w:value="N/A - not examined"/>
              </w:dropDownList>
            </w:sdtPr>
            <w:sdtEndPr>
              <w:rPr>
                <w:color w:val="000000"/>
                <w:shd w:val="clear" w:color="auto" w:fill="auto"/>
              </w:rPr>
            </w:sdtEndPr>
            <w:sdtContent>
              <w:p w14:paraId="7D3E5525" w14:textId="3D8021E5" w:rsidR="00AD2712" w:rsidRDefault="00AD2712" w:rsidP="00AD2712">
                <w:r>
                  <w:rPr>
                    <w:color w:val="2B579A"/>
                    <w:shd w:val="clear" w:color="auto" w:fill="E6E6E6"/>
                  </w:rPr>
                  <w:t>N/A - not examined</w:t>
                </w:r>
              </w:p>
            </w:sdtContent>
          </w:sdt>
          <w:p w14:paraId="31EC3C22" w14:textId="3E24AE14" w:rsidR="00AD2712" w:rsidRDefault="00AD2712" w:rsidP="00AD2712"/>
        </w:tc>
        <w:tc>
          <w:tcPr>
            <w:tcW w:w="567" w:type="dxa"/>
          </w:tcPr>
          <w:p w14:paraId="70E146BA" w14:textId="4D3E8833" w:rsidR="00AD2712" w:rsidRPr="00074A26" w:rsidRDefault="00AD2712" w:rsidP="00AD2712">
            <w:r>
              <w:rPr>
                <w:b/>
              </w:rPr>
              <w:t>B</w:t>
            </w:r>
          </w:p>
        </w:tc>
      </w:tr>
      <w:tr w:rsidR="00AD2712" w:rsidRPr="00074A26" w14:paraId="25D0DF6F" w14:textId="34CC265D" w:rsidTr="426D4AD9">
        <w:trPr>
          <w:hidden/>
        </w:trPr>
        <w:tc>
          <w:tcPr>
            <w:tcW w:w="686" w:type="dxa"/>
          </w:tcPr>
          <w:p w14:paraId="1943266E" w14:textId="77777777" w:rsidR="00AD2712" w:rsidRPr="00831EEF" w:rsidRDefault="00AD2712" w:rsidP="00AD2712">
            <w:pPr>
              <w:pStyle w:val="ListParagraph"/>
              <w:numPr>
                <w:ilvl w:val="0"/>
                <w:numId w:val="21"/>
              </w:numPr>
              <w:ind w:left="357" w:hanging="357"/>
              <w:rPr>
                <w:rFonts w:ascii="Arial" w:hAnsi="Arial" w:cs="Arial"/>
                <w:vanish/>
              </w:rPr>
            </w:pPr>
          </w:p>
          <w:p w14:paraId="101BD976" w14:textId="77777777" w:rsidR="00AD2712" w:rsidRPr="00831EEF" w:rsidRDefault="00AD2712" w:rsidP="00AD2712">
            <w:pPr>
              <w:pStyle w:val="ListParagraph"/>
              <w:numPr>
                <w:ilvl w:val="0"/>
                <w:numId w:val="21"/>
              </w:numPr>
              <w:ind w:left="357" w:hanging="357"/>
              <w:rPr>
                <w:rFonts w:ascii="Arial" w:hAnsi="Arial" w:cs="Arial"/>
                <w:vanish/>
              </w:rPr>
            </w:pPr>
          </w:p>
          <w:p w14:paraId="14D0307D" w14:textId="77777777" w:rsidR="00AD2712" w:rsidRPr="00831EEF" w:rsidRDefault="00AD2712" w:rsidP="00AD2712">
            <w:pPr>
              <w:pStyle w:val="ListParagraph"/>
              <w:numPr>
                <w:ilvl w:val="0"/>
                <w:numId w:val="21"/>
              </w:numPr>
              <w:ind w:left="357" w:hanging="357"/>
              <w:rPr>
                <w:rFonts w:ascii="Arial" w:hAnsi="Arial" w:cs="Arial"/>
                <w:vanish/>
              </w:rPr>
            </w:pPr>
          </w:p>
          <w:p w14:paraId="69E23B13" w14:textId="17723E64" w:rsidR="00AD2712" w:rsidRPr="000500F4" w:rsidRDefault="00AD2712" w:rsidP="00AD2712">
            <w:pPr>
              <w:pStyle w:val="ListParagraph"/>
              <w:numPr>
                <w:ilvl w:val="0"/>
                <w:numId w:val="21"/>
              </w:numPr>
              <w:ind w:left="357" w:hanging="357"/>
              <w:rPr>
                <w:rFonts w:ascii="Arial" w:hAnsi="Arial" w:cs="Arial"/>
              </w:rPr>
            </w:pPr>
          </w:p>
        </w:tc>
        <w:tc>
          <w:tcPr>
            <w:tcW w:w="2903" w:type="dxa"/>
          </w:tcPr>
          <w:p w14:paraId="270129EA" w14:textId="36F8F3EE" w:rsidR="00AD2712" w:rsidRPr="001D1D36" w:rsidRDefault="00AD2712" w:rsidP="00AD2712">
            <w:hyperlink w:anchor="Internalhurdles" w:tooltip="The Code of Practice on Assessment and Feedback states that ‘Where there is more than one assessment contributing to the module mark, principal academic units may specify that particular assessments must be passed in order to pass the module.'" w:history="1">
              <w:r w:rsidRPr="006D430D">
                <w:rPr>
                  <w:rStyle w:val="Hyperlink"/>
                  <w:color w:val="auto"/>
                  <w:u w:val="none"/>
                </w:rPr>
                <w:t>Please describe any internal hurdles</w:t>
              </w:r>
            </w:hyperlink>
            <w:r>
              <w:rPr>
                <w:rStyle w:val="FootnoteReference"/>
                <w:color w:val="auto"/>
              </w:rPr>
              <w:footnoteReference w:id="13"/>
            </w:r>
          </w:p>
        </w:tc>
        <w:tc>
          <w:tcPr>
            <w:tcW w:w="6419" w:type="dxa"/>
            <w:gridSpan w:val="3"/>
          </w:tcPr>
          <w:p w14:paraId="72B1B099" w14:textId="7DA8CE81" w:rsidR="00AD2712" w:rsidRDefault="00AD2712" w:rsidP="00AD2712">
            <w:r>
              <w:t>None</w:t>
            </w:r>
          </w:p>
        </w:tc>
        <w:tc>
          <w:tcPr>
            <w:tcW w:w="567" w:type="dxa"/>
          </w:tcPr>
          <w:p w14:paraId="16E87C6E" w14:textId="59FDD744" w:rsidR="00AD2712" w:rsidRPr="00074A26" w:rsidRDefault="00AD2712" w:rsidP="00AD2712">
            <w:r>
              <w:rPr>
                <w:b/>
              </w:rPr>
              <w:t>B Q</w:t>
            </w:r>
          </w:p>
        </w:tc>
      </w:tr>
      <w:tr w:rsidR="00AD2712" w:rsidRPr="00074A26" w14:paraId="16765392" w14:textId="412379EA" w:rsidTr="426D4AD9">
        <w:tc>
          <w:tcPr>
            <w:tcW w:w="686" w:type="dxa"/>
          </w:tcPr>
          <w:p w14:paraId="66425BBC" w14:textId="08205AFD" w:rsidR="00AD2712" w:rsidRPr="000500F4" w:rsidRDefault="00AD2712" w:rsidP="00AD2712">
            <w:pPr>
              <w:pStyle w:val="ListParagraph"/>
              <w:numPr>
                <w:ilvl w:val="0"/>
                <w:numId w:val="21"/>
              </w:numPr>
              <w:ind w:left="357" w:hanging="357"/>
              <w:rPr>
                <w:rFonts w:ascii="Arial" w:hAnsi="Arial" w:cs="Arial"/>
              </w:rPr>
            </w:pPr>
          </w:p>
        </w:tc>
        <w:tc>
          <w:tcPr>
            <w:tcW w:w="2903" w:type="dxa"/>
          </w:tcPr>
          <w:p w14:paraId="1AC6277F" w14:textId="240A65F2" w:rsidR="00AD2712" w:rsidRDefault="00AD2712" w:rsidP="00AD2712">
            <w:r>
              <w:t xml:space="preserve">Method(s) of reassessment students would be expected to undertake should they fail to pass the module at the first attempt. </w:t>
            </w:r>
            <w:r w:rsidRPr="001D1D36">
              <w:t>The reassessment method</w:t>
            </w:r>
            <w:r>
              <w:t>(</w:t>
            </w:r>
            <w:r w:rsidRPr="001D1D36">
              <w:t>s</w:t>
            </w:r>
            <w:r>
              <w:t>)</w:t>
            </w:r>
            <w:r w:rsidRPr="001D1D36">
              <w:t xml:space="preserve"> must enable students to meet the</w:t>
            </w:r>
            <w:r>
              <w:t xml:space="preserve"> module’s</w:t>
            </w:r>
            <w:r w:rsidRPr="001D1D36">
              <w:t xml:space="preserve"> learning outcomes.</w:t>
            </w:r>
          </w:p>
        </w:tc>
        <w:tc>
          <w:tcPr>
            <w:tcW w:w="6419" w:type="dxa"/>
            <w:gridSpan w:val="3"/>
          </w:tcPr>
          <w:p w14:paraId="6A3B3E03" w14:textId="1F190EB7" w:rsidR="00AD2712" w:rsidRDefault="63DFBCDB" w:rsidP="00AD2712">
            <w:commentRangeStart w:id="17"/>
            <w:commentRangeEnd w:id="17"/>
            <w:r>
              <w:rPr>
                <w:rStyle w:val="CommentReference"/>
              </w:rPr>
              <w:commentReference w:id="17"/>
            </w:r>
            <w:r w:rsidR="3A7304CF">
              <w:t>750</w:t>
            </w:r>
            <w:r w:rsidR="0EBB2730">
              <w:t>-word individual reflection on group presentation task (30%)</w:t>
            </w:r>
          </w:p>
          <w:p w14:paraId="7DC6F6AB" w14:textId="77777777" w:rsidR="00AD2712" w:rsidRDefault="00AD2712" w:rsidP="00AD2712"/>
          <w:p w14:paraId="54F1E872" w14:textId="77777777" w:rsidR="00AD2712" w:rsidRDefault="00AD2712" w:rsidP="00AD2712">
            <w:r>
              <w:t xml:space="preserve">2000-word individual </w:t>
            </w:r>
            <w:r w:rsidRPr="00A41C20">
              <w:t>computer project and report</w:t>
            </w:r>
            <w:r>
              <w:t xml:space="preserve"> (70%)</w:t>
            </w:r>
          </w:p>
          <w:p w14:paraId="3EE5F1B4" w14:textId="77777777" w:rsidR="00AD2712" w:rsidRDefault="00AD2712" w:rsidP="00AD2712"/>
        </w:tc>
        <w:tc>
          <w:tcPr>
            <w:tcW w:w="567" w:type="dxa"/>
          </w:tcPr>
          <w:p w14:paraId="0908CC5F" w14:textId="6CE8710E" w:rsidR="00AD2712" w:rsidRPr="00074A26" w:rsidRDefault="00AD2712" w:rsidP="00AD2712">
            <w:r>
              <w:rPr>
                <w:b/>
              </w:rPr>
              <w:t xml:space="preserve">B </w:t>
            </w:r>
            <w:r w:rsidRPr="003A3F4E">
              <w:rPr>
                <w:b/>
              </w:rPr>
              <w:t>Q</w:t>
            </w:r>
          </w:p>
        </w:tc>
      </w:tr>
      <w:tr w:rsidR="00AD2712" w:rsidRPr="00074A26" w14:paraId="2D2AE462" w14:textId="16E8A1EC" w:rsidTr="426D4AD9">
        <w:tc>
          <w:tcPr>
            <w:tcW w:w="686" w:type="dxa"/>
          </w:tcPr>
          <w:p w14:paraId="751DD0FF" w14:textId="56F72A6F" w:rsidR="00AD2712" w:rsidRPr="000500F4" w:rsidRDefault="00AD2712" w:rsidP="00AD2712">
            <w:pPr>
              <w:pStyle w:val="ListParagraph"/>
              <w:numPr>
                <w:ilvl w:val="0"/>
                <w:numId w:val="21"/>
              </w:numPr>
              <w:ind w:left="357" w:hanging="357"/>
              <w:rPr>
                <w:rFonts w:ascii="Arial" w:hAnsi="Arial" w:cs="Arial"/>
              </w:rPr>
            </w:pPr>
          </w:p>
        </w:tc>
        <w:tc>
          <w:tcPr>
            <w:tcW w:w="2903" w:type="dxa"/>
          </w:tcPr>
          <w:p w14:paraId="13E7C651" w14:textId="77777777" w:rsidR="00AD2712" w:rsidRDefault="00AD2712" w:rsidP="00AD2712">
            <w:r>
              <w:t xml:space="preserve">Will students </w:t>
            </w:r>
            <w:proofErr w:type="gramStart"/>
            <w:r>
              <w:t>come into contact with</w:t>
            </w:r>
            <w:proofErr w:type="gramEnd"/>
            <w:r>
              <w:t xml:space="preserve"> individuals under 18?</w:t>
            </w:r>
          </w:p>
        </w:tc>
        <w:tc>
          <w:tcPr>
            <w:tcW w:w="6419" w:type="dxa"/>
            <w:gridSpan w:val="3"/>
          </w:tcPr>
          <w:sdt>
            <w:sdtPr>
              <w:rPr>
                <w:color w:val="2B579A"/>
                <w:shd w:val="clear" w:color="auto" w:fill="E6E6E6"/>
              </w:rPr>
              <w:id w:val="-167716267"/>
              <w:placeholder>
                <w:docPart w:val="1398A5EA234D4628830AD39F8D9DBEE4"/>
              </w:placeholder>
              <w:dropDownList>
                <w:listItem w:value="Choose an item."/>
                <w:listItem w:displayText="Yes" w:value="Yes"/>
                <w:listItem w:displayText="No" w:value="No"/>
              </w:dropDownList>
            </w:sdtPr>
            <w:sdtEndPr>
              <w:rPr>
                <w:color w:val="000000"/>
                <w:shd w:val="clear" w:color="auto" w:fill="auto"/>
              </w:rPr>
            </w:sdtEndPr>
            <w:sdtContent>
              <w:p w14:paraId="7B886DE1" w14:textId="635631C4" w:rsidR="00AD2712" w:rsidRDefault="00AD2712" w:rsidP="00AD2712">
                <w:r>
                  <w:rPr>
                    <w:color w:val="2B579A"/>
                    <w:shd w:val="clear" w:color="auto" w:fill="E6E6E6"/>
                  </w:rPr>
                  <w:t>No</w:t>
                </w:r>
              </w:p>
            </w:sdtContent>
          </w:sdt>
          <w:p w14:paraId="4220E163" w14:textId="77777777" w:rsidR="00AD2712" w:rsidRDefault="00AD2712" w:rsidP="00AD2712">
            <w:pPr>
              <w:rPr>
                <w:i/>
              </w:rPr>
            </w:pPr>
          </w:p>
          <w:p w14:paraId="379CEAED" w14:textId="0FF19EBB" w:rsidR="00AD2712" w:rsidRPr="00F47600" w:rsidRDefault="00AD2712" w:rsidP="00AD2712">
            <w:pPr>
              <w:rPr>
                <w:i/>
              </w:rPr>
            </w:pPr>
            <w:r w:rsidRPr="00F47600">
              <w:rPr>
                <w:i/>
              </w:rPr>
              <w:t>If ‘Yes’, students will have to be subject to a Disclosure and Barring Service (DBS) check before they can commence the module. Please provide details of what arrangements are in place for this here:</w:t>
            </w:r>
          </w:p>
          <w:p w14:paraId="1E188173" w14:textId="2885FF39" w:rsidR="00AD2712" w:rsidRPr="00074A26" w:rsidRDefault="00AD2712" w:rsidP="00AD2712"/>
        </w:tc>
        <w:tc>
          <w:tcPr>
            <w:tcW w:w="567" w:type="dxa"/>
          </w:tcPr>
          <w:p w14:paraId="75989939" w14:textId="4D969AF9" w:rsidR="00AD2712" w:rsidRPr="00074A26" w:rsidRDefault="00AD2712" w:rsidP="00AD2712">
            <w:r w:rsidRPr="003A3F4E">
              <w:rPr>
                <w:b/>
              </w:rPr>
              <w:t>Q</w:t>
            </w:r>
          </w:p>
        </w:tc>
      </w:tr>
      <w:tr w:rsidR="00AD2712" w:rsidRPr="00074A26" w14:paraId="5156EF05" w14:textId="74992067" w:rsidTr="426D4AD9">
        <w:tc>
          <w:tcPr>
            <w:tcW w:w="686" w:type="dxa"/>
          </w:tcPr>
          <w:p w14:paraId="4DB1B4FB" w14:textId="2F920FCE" w:rsidR="00AD2712" w:rsidRPr="000500F4" w:rsidRDefault="00AD2712" w:rsidP="00AD2712">
            <w:pPr>
              <w:pStyle w:val="ListParagraph"/>
              <w:numPr>
                <w:ilvl w:val="0"/>
                <w:numId w:val="21"/>
              </w:numPr>
              <w:ind w:left="357" w:hanging="357"/>
              <w:rPr>
                <w:rFonts w:ascii="Arial" w:hAnsi="Arial" w:cs="Arial"/>
              </w:rPr>
            </w:pPr>
          </w:p>
        </w:tc>
        <w:tc>
          <w:tcPr>
            <w:tcW w:w="2903" w:type="dxa"/>
          </w:tcPr>
          <w:p w14:paraId="3578F207" w14:textId="77777777" w:rsidR="00AD2712" w:rsidRDefault="00AD2712" w:rsidP="00AD2712">
            <w:r>
              <w:t>Date written/revised</w:t>
            </w:r>
          </w:p>
        </w:tc>
        <w:sdt>
          <w:sdtPr>
            <w:rPr>
              <w:color w:val="2B579A"/>
              <w:shd w:val="clear" w:color="auto" w:fill="E6E6E6"/>
            </w:rPr>
            <w:id w:val="1276679452"/>
            <w:date w:fullDate="2025-09-11T00:00:00Z">
              <w:dateFormat w:val="dd/MM/yyyy"/>
              <w:lid w:val="en-GB"/>
              <w:storeMappedDataAs w:val="dateTime"/>
              <w:calendar w:val="gregorian"/>
            </w:date>
          </w:sdtPr>
          <w:sdtEndPr>
            <w:rPr>
              <w:color w:val="000000"/>
              <w:shd w:val="clear" w:color="auto" w:fill="auto"/>
            </w:rPr>
          </w:sdtEndPr>
          <w:sdtContent>
            <w:tc>
              <w:tcPr>
                <w:tcW w:w="6419" w:type="dxa"/>
                <w:gridSpan w:val="3"/>
              </w:tcPr>
              <w:p w14:paraId="7BE9BF25" w14:textId="23E07900" w:rsidR="00AD2712" w:rsidRDefault="00657495" w:rsidP="00AD2712">
                <w:r>
                  <w:rPr>
                    <w:color w:val="2B579A"/>
                    <w:shd w:val="clear" w:color="auto" w:fill="E6E6E6"/>
                  </w:rPr>
                  <w:t>11/09/2025</w:t>
                </w:r>
              </w:p>
            </w:tc>
          </w:sdtContent>
        </w:sdt>
        <w:tc>
          <w:tcPr>
            <w:tcW w:w="567" w:type="dxa"/>
          </w:tcPr>
          <w:p w14:paraId="317D17CA" w14:textId="7111B00C" w:rsidR="00AD2712" w:rsidRPr="00074A26" w:rsidRDefault="00AD2712" w:rsidP="00AD2712">
            <w:r>
              <w:rPr>
                <w:b/>
              </w:rPr>
              <w:t>Q</w:t>
            </w:r>
          </w:p>
        </w:tc>
      </w:tr>
      <w:tr w:rsidR="00AD2712" w:rsidRPr="00074A26" w14:paraId="10850C8F" w14:textId="7F86A8A7" w:rsidTr="426D4AD9">
        <w:trPr>
          <w:trHeight w:val="709"/>
        </w:trPr>
        <w:tc>
          <w:tcPr>
            <w:tcW w:w="686" w:type="dxa"/>
          </w:tcPr>
          <w:p w14:paraId="0F1C60F8" w14:textId="0111A452" w:rsidR="00AD2712" w:rsidRPr="000500F4" w:rsidRDefault="00AD2712" w:rsidP="00AD2712">
            <w:pPr>
              <w:pStyle w:val="ListParagraph"/>
              <w:numPr>
                <w:ilvl w:val="0"/>
                <w:numId w:val="21"/>
              </w:numPr>
              <w:ind w:left="357" w:hanging="357"/>
              <w:rPr>
                <w:rFonts w:ascii="Arial" w:hAnsi="Arial" w:cs="Arial"/>
              </w:rPr>
            </w:pPr>
          </w:p>
        </w:tc>
        <w:tc>
          <w:tcPr>
            <w:tcW w:w="2903" w:type="dxa"/>
          </w:tcPr>
          <w:p w14:paraId="4EC0CEE1" w14:textId="77777777" w:rsidR="00AD2712" w:rsidRDefault="00AD2712" w:rsidP="00AD2712">
            <w:r>
              <w:t>Contacts</w:t>
            </w:r>
          </w:p>
        </w:tc>
        <w:tc>
          <w:tcPr>
            <w:tcW w:w="6419" w:type="dxa"/>
            <w:gridSpan w:val="3"/>
          </w:tcPr>
          <w:p w14:paraId="55CD5DD6" w14:textId="5DB1B849" w:rsidR="00AD2712" w:rsidRDefault="00AD2712" w:rsidP="00AD2712">
            <w:r>
              <w:t>Module lead: Ekaterina Kazak</w:t>
            </w:r>
          </w:p>
          <w:p w14:paraId="053D5E4B" w14:textId="763F4752" w:rsidR="00AD2712" w:rsidRDefault="37D9D259" w:rsidP="00AD2712">
            <w:r>
              <w:t>School administrative contact:</w:t>
            </w:r>
            <w:r w:rsidR="6C63AA64">
              <w:t xml:space="preserve"> Bushra Chughtai</w:t>
            </w:r>
          </w:p>
          <w:p w14:paraId="1E572722" w14:textId="02C1531B" w:rsidR="00AD2712" w:rsidRDefault="37D9D259" w:rsidP="00AD2712">
            <w:r>
              <w:t>College administrative contact:</w:t>
            </w:r>
            <w:r w:rsidR="0C02ED09">
              <w:t xml:space="preserve"> Katherine Butcher</w:t>
            </w:r>
          </w:p>
        </w:tc>
        <w:tc>
          <w:tcPr>
            <w:tcW w:w="567" w:type="dxa"/>
          </w:tcPr>
          <w:p w14:paraId="6C0114DD" w14:textId="03B0EFFC" w:rsidR="00AD2712" w:rsidRPr="00CA4EC5" w:rsidRDefault="00AD2712" w:rsidP="00AD2712">
            <w:pPr>
              <w:rPr>
                <w:b/>
              </w:rPr>
            </w:pPr>
            <w:r w:rsidRPr="00CA4EC5">
              <w:rPr>
                <w:b/>
              </w:rPr>
              <w:t>B</w:t>
            </w:r>
          </w:p>
        </w:tc>
      </w:tr>
    </w:tbl>
    <w:p w14:paraId="5B3F8F2E" w14:textId="77777777" w:rsidR="008969CC" w:rsidRDefault="008969CC"/>
    <w:p w14:paraId="6C68EF90" w14:textId="77777777" w:rsidR="005B524F" w:rsidRDefault="005B524F" w:rsidP="00860B97"/>
    <w:sectPr w:rsidR="005B524F" w:rsidSect="0020283E">
      <w:headerReference w:type="default" r:id="rId23"/>
      <w:footerReference w:type="default" r:id="rId24"/>
      <w:headerReference w:type="first" r:id="rId25"/>
      <w:pgSz w:w="11906" w:h="16838"/>
      <w:pgMar w:top="1134" w:right="991" w:bottom="1134" w:left="85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gela Marqui (Management)" w:date="2025-09-17T12:25:00Z" w:initials="A(">
    <w:p w14:paraId="3D41FD92" w14:textId="58029F4E" w:rsidR="00C359D4" w:rsidRDefault="00C359D4">
      <w:pPr>
        <w:pStyle w:val="CommentText"/>
      </w:pPr>
      <w:r>
        <w:rPr>
          <w:rStyle w:val="CommentReference"/>
        </w:rPr>
        <w:annotationRef/>
      </w:r>
      <w:r w:rsidRPr="16B51835">
        <w:t>a lot of lectures. could we have a better balance?</w:t>
      </w:r>
    </w:p>
  </w:comment>
  <w:comment w:id="3" w:author="Ekaterina Kazak (Economics)" w:date="2025-09-17T13:47:00Z" w:initials="EK">
    <w:p w14:paraId="6B52D29D" w14:textId="77777777" w:rsidR="00C54377" w:rsidRDefault="00C54377" w:rsidP="00C54377">
      <w:pPr>
        <w:pStyle w:val="CommentText"/>
      </w:pPr>
      <w:r>
        <w:rPr>
          <w:rStyle w:val="CommentReference"/>
        </w:rPr>
        <w:annotationRef/>
      </w:r>
      <w:r>
        <w:t>This is a standard number across all modules currently offered on MSc Economics</w:t>
      </w:r>
    </w:p>
  </w:comment>
  <w:comment w:id="17" w:author="Daniel Wheatley (Management)" w:date="2025-09-16T16:32:00Z" w:initials="D(">
    <w:p w14:paraId="25AB49EF" w14:textId="1C1DAF5B" w:rsidR="00A445CC" w:rsidRDefault="00A445CC">
      <w:pPr>
        <w:pStyle w:val="CommentText"/>
      </w:pPr>
      <w:r>
        <w:rPr>
          <w:rStyle w:val="CommentReference"/>
        </w:rPr>
        <w:annotationRef/>
      </w:r>
      <w:r w:rsidRPr="2F97EEE7">
        <w:t>750 words would be better for 30%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41FD92" w15:done="1"/>
  <w15:commentEx w15:paraId="6B52D29D" w15:paraIdParent="3D41FD92" w15:done="1"/>
  <w15:commentEx w15:paraId="25AB49E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B4FCEB" w16cex:dateUtc="2025-09-17T11:25:00Z"/>
  <w16cex:commentExtensible w16cex:durableId="7DFF43AC" w16cex:dateUtc="2025-09-17T12:47:00Z"/>
  <w16cex:commentExtensible w16cex:durableId="7963594A" w16cex:dateUtc="2025-09-16T15: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41FD92" w16cid:durableId="31B4FCEB"/>
  <w16cid:commentId w16cid:paraId="6B52D29D" w16cid:durableId="7DFF43AC"/>
  <w16cid:commentId w16cid:paraId="25AB49EF" w16cid:durableId="796359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C49E4" w14:textId="77777777" w:rsidR="00E70B50" w:rsidRDefault="00E70B50">
      <w:r>
        <w:separator/>
      </w:r>
    </w:p>
  </w:endnote>
  <w:endnote w:type="continuationSeparator" w:id="0">
    <w:p w14:paraId="7F66A9CD" w14:textId="77777777" w:rsidR="00E70B50" w:rsidRDefault="00E70B50">
      <w:r>
        <w:continuationSeparator/>
      </w:r>
    </w:p>
  </w:endnote>
  <w:endnote w:type="continuationNotice" w:id="1">
    <w:p w14:paraId="5F737648" w14:textId="77777777" w:rsidR="00E70B50" w:rsidRDefault="00E70B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29D56" w14:textId="77777777" w:rsidR="00254CE3" w:rsidRPr="00A373EF" w:rsidRDefault="00254CE3" w:rsidP="005722CF">
    <w:pPr>
      <w:pStyle w:val="Footer"/>
      <w:jc w:val="center"/>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CD29F" w14:textId="77777777" w:rsidR="00E70B50" w:rsidRDefault="00E70B50">
      <w:r>
        <w:separator/>
      </w:r>
    </w:p>
  </w:footnote>
  <w:footnote w:type="continuationSeparator" w:id="0">
    <w:p w14:paraId="5A87D467" w14:textId="77777777" w:rsidR="00E70B50" w:rsidRDefault="00E70B50">
      <w:r>
        <w:continuationSeparator/>
      </w:r>
    </w:p>
  </w:footnote>
  <w:footnote w:type="continuationNotice" w:id="1">
    <w:p w14:paraId="31CC7296" w14:textId="77777777" w:rsidR="00E70B50" w:rsidRDefault="00E70B50"/>
  </w:footnote>
  <w:footnote w:id="2">
    <w:p w14:paraId="2BC92268" w14:textId="77777777" w:rsidR="00254CE3" w:rsidRDefault="00254CE3" w:rsidP="00070E19">
      <w:pPr>
        <w:pStyle w:val="FootnoteText"/>
      </w:pPr>
      <w:r>
        <w:rPr>
          <w:rStyle w:val="FootnoteReference"/>
        </w:rPr>
        <w:footnoteRef/>
      </w:r>
      <w:r>
        <w:t xml:space="preserve"> Significant module modifications can include any change resulting in the generation of a new module code (changes in title, level, or credits).</w:t>
      </w:r>
    </w:p>
  </w:footnote>
  <w:footnote w:id="3">
    <w:p w14:paraId="050B09B0" w14:textId="6E9072E4" w:rsidR="00254CE3" w:rsidRDefault="00254CE3">
      <w:pPr>
        <w:pStyle w:val="FootnoteText"/>
      </w:pPr>
      <w:r>
        <w:rPr>
          <w:rStyle w:val="FootnoteReference"/>
        </w:rPr>
        <w:footnoteRef/>
      </w:r>
      <w:r>
        <w:t xml:space="preserve"> </w:t>
      </w:r>
      <w:r w:rsidRPr="005A6E3F">
        <w:t xml:space="preserve">Consideration should be given to whether the proposed </w:t>
      </w:r>
      <w:r>
        <w:t>proposal/modification</w:t>
      </w:r>
      <w:r w:rsidRPr="005A6E3F">
        <w:t xml:space="preserve"> will impact on existing and/or prospective students. If so, they may need to be consulted. Please consult the </w:t>
      </w:r>
      <w:hyperlink r:id="rId1" w:history="1">
        <w:r w:rsidRPr="002703F6">
          <w:rPr>
            <w:rStyle w:val="Hyperlink"/>
          </w:rPr>
          <w:t>Competition and Markets Authorit</w:t>
        </w:r>
        <w:r w:rsidR="004E235B">
          <w:rPr>
            <w:rStyle w:val="Hyperlink"/>
          </w:rPr>
          <w:t>y guidance</w:t>
        </w:r>
      </w:hyperlink>
      <w:r>
        <w:t xml:space="preserve"> </w:t>
      </w:r>
      <w:r w:rsidRPr="005A6E3F">
        <w:t>and the</w:t>
      </w:r>
      <w:r>
        <w:t xml:space="preserve"> </w:t>
      </w:r>
      <w:hyperlink r:id="rId2" w:history="1">
        <w:r w:rsidRPr="00A0644F">
          <w:rPr>
            <w:rStyle w:val="Hyperlink"/>
          </w:rPr>
          <w:t>Policy on Consultation with Student</w:t>
        </w:r>
        <w:r w:rsidR="000E0D5E" w:rsidRPr="00A0644F">
          <w:rPr>
            <w:rStyle w:val="Hyperlink"/>
          </w:rPr>
          <w:t xml:space="preserve">s (PDF </w:t>
        </w:r>
        <w:r w:rsidR="00831EEF">
          <w:rPr>
            <w:rStyle w:val="Hyperlink"/>
          </w:rPr>
          <w:t>–</w:t>
        </w:r>
        <w:r w:rsidR="000E0D5E" w:rsidRPr="00A0644F">
          <w:rPr>
            <w:rStyle w:val="Hyperlink"/>
          </w:rPr>
          <w:t xml:space="preserve"> </w:t>
        </w:r>
        <w:r w:rsidR="00831EEF">
          <w:rPr>
            <w:rStyle w:val="Hyperlink"/>
          </w:rPr>
          <w:t>90</w:t>
        </w:r>
        <w:r w:rsidR="000E0D5E" w:rsidRPr="00A0644F">
          <w:rPr>
            <w:rStyle w:val="Hyperlink"/>
          </w:rPr>
          <w:t>KB)</w:t>
        </w:r>
      </w:hyperlink>
      <w:r w:rsidRPr="005A6E3F">
        <w:t xml:space="preserve"> for more details. Additionally, it is good practice to seek students’ views on changes to provision.</w:t>
      </w:r>
    </w:p>
  </w:footnote>
  <w:footnote w:id="4">
    <w:p w14:paraId="0BC2D3F0" w14:textId="0565B8DB" w:rsidR="00E939E2" w:rsidRDefault="00E939E2">
      <w:pPr>
        <w:pStyle w:val="FootnoteText"/>
      </w:pPr>
      <w:r>
        <w:rPr>
          <w:rStyle w:val="FootnoteReference"/>
        </w:rPr>
        <w:footnoteRef/>
      </w:r>
      <w:r>
        <w:t xml:space="preserve"> </w:t>
      </w:r>
      <w:bookmarkStart w:id="0" w:name="_Hlk179981291"/>
      <w:r>
        <w:t xml:space="preserve">Timetabling and Examinations should be consulted for any module proposals and modifications that impact the timetable to confirm whether the change will fit the partial block structure. </w:t>
      </w:r>
      <w:hyperlink r:id="rId3" w:history="1">
        <w:r w:rsidRPr="00A26082">
          <w:rPr>
            <w:rStyle w:val="Hyperlink"/>
          </w:rPr>
          <w:t>Guidance on the partial block structure can be found her</w:t>
        </w:r>
        <w:r w:rsidR="00A26082">
          <w:rPr>
            <w:rStyle w:val="Hyperlink"/>
          </w:rPr>
          <w:t>e (PDF – 391KB)</w:t>
        </w:r>
      </w:hyperlink>
      <w:r w:rsidR="00A26082">
        <w:t>.</w:t>
      </w:r>
      <w:r>
        <w:t xml:space="preserve"> </w:t>
      </w:r>
      <w:r w:rsidR="0033017B">
        <w:t xml:space="preserve">Please note that </w:t>
      </w:r>
      <w:r w:rsidR="00A26082">
        <w:t>CMH</w:t>
      </w:r>
      <w:r w:rsidR="001E60D3">
        <w:t xml:space="preserve"> </w:t>
      </w:r>
      <w:r w:rsidR="009A7BB7">
        <w:t>and</w:t>
      </w:r>
      <w:r w:rsidR="001E60D3">
        <w:t xml:space="preserve"> LES modules </w:t>
      </w:r>
      <w:r w:rsidR="009A7BB7">
        <w:t xml:space="preserve">(and those in some areas of EPS) </w:t>
      </w:r>
      <w:r w:rsidR="001E60D3">
        <w:t xml:space="preserve">that are not available outside their </w:t>
      </w:r>
      <w:proofErr w:type="gramStart"/>
      <w:r w:rsidR="001E60D3">
        <w:t>Colleges</w:t>
      </w:r>
      <w:proofErr w:type="gramEnd"/>
      <w:r w:rsidR="001E60D3">
        <w:t xml:space="preserve"> are not subject to the partial block structure</w:t>
      </w:r>
      <w:r w:rsidR="009A7BB7">
        <w:t xml:space="preserve"> (for EPS, please consult the guidance to check if your School is on block or not)</w:t>
      </w:r>
      <w:r w:rsidR="001E60D3">
        <w:t>.</w:t>
      </w:r>
      <w:bookmarkEnd w:id="0"/>
    </w:p>
  </w:footnote>
  <w:footnote w:id="5">
    <w:p w14:paraId="76673922" w14:textId="2E8637FB" w:rsidR="00BC5927" w:rsidRDefault="00BC5927">
      <w:pPr>
        <w:pStyle w:val="FootnoteText"/>
      </w:pPr>
      <w:r>
        <w:rPr>
          <w:rStyle w:val="FootnoteReference"/>
        </w:rPr>
        <w:footnoteRef/>
      </w:r>
      <w:r>
        <w:t xml:space="preserve"> </w:t>
      </w:r>
      <w:r w:rsidR="009C7BBA" w:rsidRPr="009C7BBA">
        <w:t xml:space="preserve">If the module will </w:t>
      </w:r>
      <w:r w:rsidR="009C7BBA">
        <w:t xml:space="preserve">cause </w:t>
      </w:r>
      <w:r w:rsidR="00F671A4">
        <w:t>a significant imp</w:t>
      </w:r>
      <w:r w:rsidR="004C027C">
        <w:t xml:space="preserve">act to the partial block </w:t>
      </w:r>
      <w:r w:rsidR="0005583B">
        <w:t>structure</w:t>
      </w:r>
      <w:r w:rsidR="009C7BBA" w:rsidRPr="009C7BBA">
        <w:t xml:space="preserve"> additional approval from the </w:t>
      </w:r>
      <w:r w:rsidR="00415743">
        <w:t>D</w:t>
      </w:r>
      <w:r w:rsidR="002B38FF">
        <w:t xml:space="preserve">irector </w:t>
      </w:r>
      <w:r w:rsidR="00415743">
        <w:t>o</w:t>
      </w:r>
      <w:r w:rsidR="002B38FF">
        <w:t xml:space="preserve">f </w:t>
      </w:r>
      <w:r w:rsidR="00415743">
        <w:t>E</w:t>
      </w:r>
      <w:r w:rsidR="002B38FF">
        <w:t>ducation</w:t>
      </w:r>
      <w:r w:rsidR="00415743">
        <w:t xml:space="preserve"> and </w:t>
      </w:r>
      <w:r w:rsidR="009C7BBA" w:rsidRPr="009C7BBA">
        <w:t>PVC (Education) on behalf of the Timetabling Steering group is needed.</w:t>
      </w:r>
    </w:p>
  </w:footnote>
  <w:footnote w:id="6">
    <w:p w14:paraId="15311A2D" w14:textId="218E0B0B" w:rsidR="0CB855DD" w:rsidRDefault="0CB855DD" w:rsidP="003A0020">
      <w:pPr>
        <w:pStyle w:val="FootnoteText"/>
      </w:pPr>
      <w:r w:rsidRPr="0CB855DD">
        <w:rPr>
          <w:rStyle w:val="FootnoteReference"/>
          <w:color w:val="000000" w:themeColor="text1"/>
        </w:rPr>
        <w:footnoteRef/>
      </w:r>
      <w:r w:rsidRPr="0CB855DD">
        <w:rPr>
          <w:color w:val="000000" w:themeColor="text1"/>
        </w:rPr>
        <w:t xml:space="preserve"> If the modification relates to all instances of a module, please include all locations and all semesters affected in sections 11 and 15 respectively.</w:t>
      </w:r>
    </w:p>
  </w:footnote>
  <w:footnote w:id="7">
    <w:p w14:paraId="357931CB" w14:textId="3B9C52B2" w:rsidR="00AC79B1" w:rsidRDefault="00AC79B1">
      <w:pPr>
        <w:pStyle w:val="FootnoteText"/>
      </w:pPr>
      <w:r>
        <w:rPr>
          <w:rStyle w:val="FootnoteReference"/>
        </w:rPr>
        <w:footnoteRef/>
      </w:r>
      <w:r>
        <w:t xml:space="preserve"> </w:t>
      </w:r>
      <w:r w:rsidR="00D96F8C" w:rsidRPr="00D96F8C">
        <w:t xml:space="preserve">Module attributes are relevant where it is useful to put modules into categories, e.g. putting modules into subject-based categories on a specialist programme, to indicate which modules can contribute to any specialist minors if not already obvious from the programme requirements; or putting modules into a themed category, such as ‘Languages for All </w:t>
      </w:r>
      <w:proofErr w:type="gramStart"/>
      <w:r w:rsidR="00D96F8C" w:rsidRPr="00D96F8C">
        <w:t>modules’</w:t>
      </w:r>
      <w:proofErr w:type="gramEnd"/>
      <w:r w:rsidR="00304DFA">
        <w:t>.</w:t>
      </w:r>
      <w:r w:rsidR="00304DFA" w:rsidRPr="00304DFA">
        <w:t xml:space="preserve"> </w:t>
      </w:r>
      <w:r w:rsidR="000955CF">
        <w:t>Otherwise please leave</w:t>
      </w:r>
      <w:r w:rsidR="00192779">
        <w:t xml:space="preserve"> this section</w:t>
      </w:r>
      <w:r w:rsidR="000955CF">
        <w:t xml:space="preserve"> blank.</w:t>
      </w:r>
    </w:p>
  </w:footnote>
  <w:footnote w:id="8">
    <w:p w14:paraId="6686E8A8" w14:textId="543EAD6F" w:rsidR="00F75153" w:rsidRDefault="00F75153">
      <w:pPr>
        <w:pStyle w:val="FootnoteText"/>
      </w:pPr>
      <w:r>
        <w:rPr>
          <w:rStyle w:val="FootnoteReference"/>
        </w:rPr>
        <w:footnoteRef/>
      </w:r>
      <w:r>
        <w:t xml:space="preserve"> E.g. if the module is part of a particular subject theme</w:t>
      </w:r>
      <w:r w:rsidR="0046124E">
        <w:t xml:space="preserve"> or list of optional modules</w:t>
      </w:r>
      <w:r>
        <w:t>.</w:t>
      </w:r>
    </w:p>
  </w:footnote>
  <w:footnote w:id="9">
    <w:p w14:paraId="3A381188" w14:textId="00D77050" w:rsidR="00AC24CF" w:rsidRDefault="00AC24CF">
      <w:pPr>
        <w:pStyle w:val="FootnoteText"/>
      </w:pPr>
      <w:r>
        <w:rPr>
          <w:rStyle w:val="FootnoteReference"/>
        </w:rPr>
        <w:footnoteRef/>
      </w:r>
      <w:r>
        <w:t xml:space="preserve"> College of Arts and Law: 10 for all modules; College of Engineering and Physical Sciences: 10 for undergraduate modules, 5 for postgraduate modules; College of Life and Environmental Sciences: 10 for all modules; College of </w:t>
      </w:r>
      <w:r w:rsidR="00355DAD">
        <w:t>Medicine and</w:t>
      </w:r>
      <w:r>
        <w:t xml:space="preserve"> </w:t>
      </w:r>
      <w:r w:rsidR="00355DAD">
        <w:t>Health</w:t>
      </w:r>
      <w:r>
        <w:t>: 10 for all modules; College of Social Sciences: 15 for all modules.</w:t>
      </w:r>
    </w:p>
  </w:footnote>
  <w:footnote w:id="10">
    <w:p w14:paraId="64BDE753" w14:textId="0EB213E1" w:rsidR="00AC24CF" w:rsidRDefault="00AC24CF" w:rsidP="004B06E5">
      <w:pPr>
        <w:pStyle w:val="FootnoteText"/>
      </w:pPr>
      <w:r>
        <w:rPr>
          <w:rStyle w:val="FootnoteReference"/>
        </w:rPr>
        <w:footnoteRef/>
      </w:r>
      <w:r>
        <w:t xml:space="preserve"> </w:t>
      </w:r>
      <w:r w:rsidRPr="004B06E5">
        <w:t xml:space="preserve">As a </w:t>
      </w:r>
      <w:proofErr w:type="gramStart"/>
      <w:r w:rsidRPr="004B06E5">
        <w:t>University</w:t>
      </w:r>
      <w:proofErr w:type="gramEnd"/>
      <w:r w:rsidRPr="004B06E5">
        <w:t xml:space="preserve"> we are committed to ensuring that our programmes and modules are inclusive of all students </w:t>
      </w:r>
      <w:proofErr w:type="gramStart"/>
      <w:r w:rsidRPr="004B06E5">
        <w:t>including:</w:t>
      </w:r>
      <w:proofErr w:type="gramEnd"/>
      <w:r w:rsidRPr="004B06E5">
        <w:t xml:space="preserve"> international, part-time, mature, those from different socio-economic backgrounds and those with protected characteristics accordin</w:t>
      </w:r>
      <w:r>
        <w:t>g to the Equality Act 2010</w:t>
      </w:r>
      <w:r w:rsidRPr="004B06E5">
        <w:t>.</w:t>
      </w:r>
      <w:r>
        <w:t xml:space="preserve"> </w:t>
      </w:r>
      <w:r w:rsidRPr="004B06E5">
        <w:t>All programmes and modules should therefore seek to promote equality of opportunity through ensuring they pose no barriers to applications, access or progression for any student who meets the admissions criteria.</w:t>
      </w:r>
      <w:r>
        <w:t xml:space="preserve"> </w:t>
      </w:r>
      <w:r w:rsidRPr="004B06E5">
        <w:t xml:space="preserve">Further guidance can be obtained from </w:t>
      </w:r>
      <w:hyperlink r:id="rId4" w:history="1">
        <w:r w:rsidRPr="004B06E5">
          <w:rPr>
            <w:rStyle w:val="Hyperlink"/>
          </w:rPr>
          <w:t>Student Services</w:t>
        </w:r>
      </w:hyperlink>
      <w:r w:rsidRPr="004B06E5">
        <w:t>.</w:t>
      </w:r>
    </w:p>
  </w:footnote>
  <w:footnote w:id="11">
    <w:p w14:paraId="2AD143F6" w14:textId="071A7C15" w:rsidR="00AD2712" w:rsidRDefault="00AD2712" w:rsidP="00A97CAB">
      <w:pPr>
        <w:pStyle w:val="FootnoteText"/>
      </w:pPr>
      <w:r>
        <w:rPr>
          <w:rStyle w:val="FootnoteReference"/>
        </w:rPr>
        <w:footnoteRef/>
      </w:r>
      <w:r>
        <w:t xml:space="preserve"> ‘Coursework’ includes written tasks, digital assets, oral presentations, and portfolios.</w:t>
      </w:r>
    </w:p>
  </w:footnote>
  <w:footnote w:id="12">
    <w:p w14:paraId="5B1648C7" w14:textId="54DBCDBA" w:rsidR="00AD2712" w:rsidRDefault="00AD2712" w:rsidP="00A97CAB">
      <w:pPr>
        <w:pStyle w:val="FootnoteText"/>
      </w:pPr>
      <w:r>
        <w:rPr>
          <w:rStyle w:val="FootnoteReference"/>
        </w:rPr>
        <w:footnoteRef/>
      </w:r>
      <w:r>
        <w:t xml:space="preserve"> ‘Examinations’ include on-campus ‘closed’ and ‘open book’ exams, practical exams and assessments, in-course tests, </w:t>
      </w:r>
      <w:proofErr w:type="spellStart"/>
      <w:r>
        <w:t>vivas</w:t>
      </w:r>
      <w:proofErr w:type="spellEnd"/>
      <w:r>
        <w:t xml:space="preserve">, and online fixed </w:t>
      </w:r>
      <w:proofErr w:type="gramStart"/>
      <w:r>
        <w:t>time period</w:t>
      </w:r>
      <w:proofErr w:type="gramEnd"/>
      <w:r>
        <w:t xml:space="preserve"> exams and assessments. Please see the </w:t>
      </w:r>
      <w:hyperlink r:id="rId5" w:history="1">
        <w:r w:rsidRPr="00BD7074">
          <w:rPr>
            <w:rStyle w:val="Hyperlink"/>
          </w:rPr>
          <w:t>Module Development page</w:t>
        </w:r>
      </w:hyperlink>
      <w:r>
        <w:t xml:space="preserve"> for further information on the assessment categories.</w:t>
      </w:r>
    </w:p>
  </w:footnote>
  <w:footnote w:id="13">
    <w:p w14:paraId="07B2C71C" w14:textId="6DF30C33" w:rsidR="00AD2712" w:rsidRDefault="00AD2712">
      <w:pPr>
        <w:pStyle w:val="FootnoteText"/>
      </w:pPr>
      <w:r>
        <w:rPr>
          <w:rStyle w:val="FootnoteReference"/>
        </w:rPr>
        <w:footnoteRef/>
      </w:r>
      <w:r>
        <w:t xml:space="preserve"> 5.5.3 of the </w:t>
      </w:r>
      <w:hyperlink r:id="rId6" w:history="1">
        <w:r w:rsidRPr="00D86D71">
          <w:rPr>
            <w:rStyle w:val="Hyperlink"/>
          </w:rPr>
          <w:t>Code of Practice on Taught Programme and Module Assessment and Feedbac</w:t>
        </w:r>
        <w:r>
          <w:rPr>
            <w:rStyle w:val="Hyperlink"/>
          </w:rPr>
          <w:t>k (PDF - 518</w:t>
        </w:r>
        <w:r w:rsidRPr="000E0D5E">
          <w:rPr>
            <w:rStyle w:val="Hyperlink"/>
          </w:rPr>
          <w:t>KB)</w:t>
        </w:r>
      </w:hyperlink>
      <w:r>
        <w:rPr>
          <w:rStyle w:val="Hyperlink"/>
        </w:rPr>
        <w:t xml:space="preserve"> </w:t>
      </w:r>
      <w:r>
        <w:t xml:space="preserve"> states that ‘</w:t>
      </w:r>
      <w:r>
        <w:rPr>
          <w:szCs w:val="22"/>
        </w:rPr>
        <w:t xml:space="preserve">Where there is more than one assessment contributing to the module mark, principal academic units may specify that particular assessments must be passed in order to pass the module (known as 'internal hurdles'). The weighting of each assessment, or the requirement to pass a particular assessment, must be clearly stated as a percentage of the module mark in the approved module </w:t>
      </w:r>
      <w:proofErr w:type="gramStart"/>
      <w:r>
        <w:rPr>
          <w:szCs w:val="22"/>
        </w:rPr>
        <w:t>descriptions’</w:t>
      </w:r>
      <w:proofErr w:type="gramEnd"/>
      <w:r>
        <w:rPr>
          <w:szCs w:val="22"/>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3A68" w14:textId="0B8BD050" w:rsidR="00254CE3" w:rsidRDefault="00254CE3" w:rsidP="00DC6A0D">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67CC" w14:textId="73A222CE" w:rsidR="00254CE3" w:rsidRDefault="00B426CF" w:rsidP="00483FEA">
    <w:pPr>
      <w:pStyle w:val="Header"/>
      <w:jc w:val="center"/>
    </w:pPr>
    <w:r>
      <w:rPr>
        <w:noProof/>
      </w:rPr>
      <w:drawing>
        <wp:inline distT="0" distB="0" distL="0" distR="0" wp14:anchorId="5B699CED" wp14:editId="332B7864">
          <wp:extent cx="2762486" cy="688975"/>
          <wp:effectExtent l="0" t="0" r="0" b="0"/>
          <wp:docPr id="168353047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30471" name="Picture 1" descr="A black text on a white background&#10;&#10;Description automatically generated"/>
                  <pic:cNvPicPr/>
                </pic:nvPicPr>
                <pic:blipFill>
                  <a:blip r:embed="rId1">
                    <a:extLst>
                      <a:ext uri="{28A0092B-C50C-407E-A947-70E740481C1C}">
                        <a14:useLocalDpi xmlns:a14="http://schemas.microsoft.com/office/drawing/2010/main"/>
                      </a:ext>
                    </a:extLst>
                  </a:blip>
                  <a:stretch>
                    <a:fillRect/>
                  </a:stretch>
                </pic:blipFill>
                <pic:spPr>
                  <a:xfrm>
                    <a:off x="0" y="0"/>
                    <a:ext cx="2790607" cy="6959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4A17"/>
    <w:multiLevelType w:val="hybridMultilevel"/>
    <w:tmpl w:val="50A06700"/>
    <w:lvl w:ilvl="0" w:tplc="0BB43926">
      <w:start w:val="1"/>
      <w:numFmt w:val="decimal"/>
      <w:lvlText w:val="6.%1"/>
      <w:lvlJc w:val="left"/>
      <w:pPr>
        <w:ind w:left="720"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DE38DC"/>
    <w:multiLevelType w:val="hybridMultilevel"/>
    <w:tmpl w:val="5EA8D3B4"/>
    <w:lvl w:ilvl="0" w:tplc="5C14F292">
      <w:start w:val="1"/>
      <w:numFmt w:val="decimal"/>
      <w:lvlText w:val="7.%1"/>
      <w:lvlJc w:val="left"/>
      <w:pPr>
        <w:ind w:left="501"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2C30F7"/>
    <w:multiLevelType w:val="hybridMultilevel"/>
    <w:tmpl w:val="665EA5FE"/>
    <w:lvl w:ilvl="0" w:tplc="AAF87A34">
      <w:start w:val="22"/>
      <w:numFmt w:val="decimal"/>
      <w:lvlText w:val="%1"/>
      <w:lvlJc w:val="left"/>
      <w:pPr>
        <w:ind w:left="644"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5C6145"/>
    <w:multiLevelType w:val="multilevel"/>
    <w:tmpl w:val="A246C40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94C477E"/>
    <w:multiLevelType w:val="hybridMultilevel"/>
    <w:tmpl w:val="CBD687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573E2E"/>
    <w:multiLevelType w:val="hybridMultilevel"/>
    <w:tmpl w:val="B51A1CEE"/>
    <w:lvl w:ilvl="0" w:tplc="029EBE9A">
      <w:start w:val="8"/>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A806013"/>
    <w:multiLevelType w:val="hybridMultilevel"/>
    <w:tmpl w:val="0560A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3C23A5"/>
    <w:multiLevelType w:val="hybridMultilevel"/>
    <w:tmpl w:val="F78085D4"/>
    <w:lvl w:ilvl="0" w:tplc="9E98DE90">
      <w:start w:val="1"/>
      <w:numFmt w:val="decimal"/>
      <w:lvlText w:val="21.%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4C781396">
      <w:start w:val="1"/>
      <w:numFmt w:val="decimal"/>
      <w:lvlText w:val="15.%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FC5299"/>
    <w:multiLevelType w:val="hybridMultilevel"/>
    <w:tmpl w:val="FB06A714"/>
    <w:lvl w:ilvl="0" w:tplc="09A69418">
      <w:start w:val="1"/>
      <w:numFmt w:val="decimal"/>
      <w:lvlText w:val="%1"/>
      <w:lvlJc w:val="left"/>
      <w:pPr>
        <w:ind w:left="720"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960547"/>
    <w:multiLevelType w:val="hybridMultilevel"/>
    <w:tmpl w:val="5BF2BB9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33C5D44"/>
    <w:multiLevelType w:val="hybridMultilevel"/>
    <w:tmpl w:val="A18AD3D2"/>
    <w:lvl w:ilvl="0" w:tplc="8DA2187A">
      <w:start w:val="1"/>
      <w:numFmt w:val="decimal"/>
      <w:lvlText w:val="8.%1"/>
      <w:lvlJc w:val="left"/>
      <w:pPr>
        <w:ind w:left="720"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5CC300B"/>
    <w:multiLevelType w:val="hybridMultilevel"/>
    <w:tmpl w:val="7A4086C2"/>
    <w:lvl w:ilvl="0" w:tplc="A4BA1D34">
      <w:start w:val="1"/>
      <w:numFmt w:val="decimal"/>
      <w:lvlText w:val="24.%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4C781396">
      <w:start w:val="1"/>
      <w:numFmt w:val="decimal"/>
      <w:lvlText w:val="15.%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61B129F"/>
    <w:multiLevelType w:val="hybridMultilevel"/>
    <w:tmpl w:val="255A5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7C32849"/>
    <w:multiLevelType w:val="hybridMultilevel"/>
    <w:tmpl w:val="757C7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C15655C"/>
    <w:multiLevelType w:val="hybridMultilevel"/>
    <w:tmpl w:val="CE448D4C"/>
    <w:lvl w:ilvl="0" w:tplc="0DA4A7B0">
      <w:start w:val="8"/>
      <w:numFmt w:val="decimal"/>
      <w:lvlText w:val="%1."/>
      <w:lvlJc w:val="left"/>
      <w:pPr>
        <w:ind w:left="360" w:hanging="360"/>
      </w:pPr>
      <w:rPr>
        <w:rFonts w:ascii="Arial" w:hAnsi="Arial" w:cs="Aria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C8F1615"/>
    <w:multiLevelType w:val="hybridMultilevel"/>
    <w:tmpl w:val="BD4697CA"/>
    <w:lvl w:ilvl="0" w:tplc="F2507616">
      <w:start w:val="1"/>
      <w:numFmt w:val="decimal"/>
      <w:lvlText w:val="%1"/>
      <w:lvlJc w:val="left"/>
      <w:pPr>
        <w:ind w:left="720" w:hanging="360"/>
      </w:pPr>
      <w:rPr>
        <w:rFonts w:ascii="Arial" w:hAnsi="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F67340E"/>
    <w:multiLevelType w:val="hybridMultilevel"/>
    <w:tmpl w:val="3C920DDA"/>
    <w:lvl w:ilvl="0" w:tplc="5A8079C8">
      <w:start w:val="1"/>
      <w:numFmt w:val="decimal"/>
      <w:lvlText w:val="%1"/>
      <w:lvlJc w:val="left"/>
      <w:pPr>
        <w:ind w:left="644"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6EA07E5E">
      <w:start w:val="1"/>
      <w:numFmt w:val="decimal"/>
      <w:lvlText w:val="18.%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65A6915"/>
    <w:multiLevelType w:val="hybridMultilevel"/>
    <w:tmpl w:val="4DF06AF2"/>
    <w:lvl w:ilvl="0" w:tplc="09A69418">
      <w:start w:val="1"/>
      <w:numFmt w:val="decimal"/>
      <w:lvlText w:val="%1"/>
      <w:lvlJc w:val="left"/>
      <w:pPr>
        <w:ind w:left="502" w:hanging="360"/>
      </w:pPr>
      <w:rPr>
        <w:rFonts w:ascii="Arial" w:hAnsi="Arial" w:hint="default"/>
        <w:sz w:val="22"/>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8" w15:restartNumberingAfterBreak="0">
    <w:nsid w:val="3805454C"/>
    <w:multiLevelType w:val="hybridMultilevel"/>
    <w:tmpl w:val="6F78B98A"/>
    <w:lvl w:ilvl="0" w:tplc="CBF8610C">
      <w:start w:val="19"/>
      <w:numFmt w:val="decimal"/>
      <w:lvlText w:val="%1"/>
      <w:lvlJc w:val="left"/>
      <w:pPr>
        <w:ind w:left="644"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95537A2"/>
    <w:multiLevelType w:val="hybridMultilevel"/>
    <w:tmpl w:val="8C82BF02"/>
    <w:lvl w:ilvl="0" w:tplc="FF8C3682">
      <w:start w:val="14"/>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185E4CD8">
      <w:start w:val="1"/>
      <w:numFmt w:val="decimal"/>
      <w:lvlText w:val="19.%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5D1797"/>
    <w:multiLevelType w:val="hybridMultilevel"/>
    <w:tmpl w:val="548AB1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DF80EFD"/>
    <w:multiLevelType w:val="hybridMultilevel"/>
    <w:tmpl w:val="5F8C0ADE"/>
    <w:lvl w:ilvl="0" w:tplc="2410070A">
      <w:start w:val="22"/>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FD93B92"/>
    <w:multiLevelType w:val="hybridMultilevel"/>
    <w:tmpl w:val="144C2F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0635DD2"/>
    <w:multiLevelType w:val="hybridMultilevel"/>
    <w:tmpl w:val="B01232B6"/>
    <w:lvl w:ilvl="0" w:tplc="0BB43926">
      <w:start w:val="1"/>
      <w:numFmt w:val="decimal"/>
      <w:lvlText w:val="6.%1"/>
      <w:lvlJc w:val="left"/>
      <w:pPr>
        <w:ind w:left="720"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23640ED"/>
    <w:multiLevelType w:val="hybridMultilevel"/>
    <w:tmpl w:val="EA822E92"/>
    <w:lvl w:ilvl="0" w:tplc="6F569D14">
      <w:start w:val="20"/>
      <w:numFmt w:val="decimal"/>
      <w:lvlText w:val="%1"/>
      <w:lvlJc w:val="left"/>
      <w:pPr>
        <w:ind w:left="644"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531F32"/>
    <w:multiLevelType w:val="hybridMultilevel"/>
    <w:tmpl w:val="D0B2CC72"/>
    <w:lvl w:ilvl="0" w:tplc="D1D43D14">
      <w:start w:val="20"/>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665214D"/>
    <w:multiLevelType w:val="hybridMultilevel"/>
    <w:tmpl w:val="A1D4B61E"/>
    <w:lvl w:ilvl="0" w:tplc="09A69418">
      <w:start w:val="1"/>
      <w:numFmt w:val="decimal"/>
      <w:lvlText w:val="%1"/>
      <w:lvlJc w:val="left"/>
      <w:pPr>
        <w:ind w:left="644"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4C781396">
      <w:start w:val="1"/>
      <w:numFmt w:val="decimal"/>
      <w:lvlText w:val="15.%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82B29AA"/>
    <w:multiLevelType w:val="hybridMultilevel"/>
    <w:tmpl w:val="4F18DF92"/>
    <w:lvl w:ilvl="0" w:tplc="F2507616">
      <w:start w:val="1"/>
      <w:numFmt w:val="decimal"/>
      <w:lvlText w:val="%1"/>
      <w:lvlJc w:val="left"/>
      <w:pPr>
        <w:ind w:left="720" w:hanging="360"/>
      </w:pPr>
      <w:rPr>
        <w:rFonts w:ascii="Arial" w:hAnsi="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D1128C1"/>
    <w:multiLevelType w:val="hybridMultilevel"/>
    <w:tmpl w:val="6776B6B8"/>
    <w:lvl w:ilvl="0" w:tplc="FFFFFFFF">
      <w:start w:val="1"/>
      <w:numFmt w:val="decimal"/>
      <w:lvlText w:val="7.%1"/>
      <w:lvlJc w:val="left"/>
      <w:pPr>
        <w:ind w:left="501"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8E85246"/>
    <w:multiLevelType w:val="hybridMultilevel"/>
    <w:tmpl w:val="25187FC8"/>
    <w:lvl w:ilvl="0" w:tplc="6E8099EE">
      <w:start w:val="21"/>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056B02"/>
    <w:multiLevelType w:val="hybridMultilevel"/>
    <w:tmpl w:val="0D224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B34D2D"/>
    <w:multiLevelType w:val="hybridMultilevel"/>
    <w:tmpl w:val="F63AC4C6"/>
    <w:lvl w:ilvl="0" w:tplc="908E0B1C">
      <w:start w:val="8"/>
      <w:numFmt w:val="decimal"/>
      <w:lvlText w:val="%1."/>
      <w:lvlJc w:val="left"/>
      <w:pPr>
        <w:ind w:left="360" w:hanging="360"/>
      </w:pPr>
      <w:rPr>
        <w:rFonts w:ascii="Arial" w:hAnsi="Arial" w:cs="Arial" w:hint="default"/>
        <w:sz w:val="22"/>
      </w:rPr>
    </w:lvl>
    <w:lvl w:ilvl="1" w:tplc="08090019" w:tentative="1">
      <w:start w:val="1"/>
      <w:numFmt w:val="lowerLetter"/>
      <w:lvlText w:val="%2."/>
      <w:lvlJc w:val="left"/>
      <w:pPr>
        <w:ind w:left="1299" w:hanging="360"/>
      </w:pPr>
    </w:lvl>
    <w:lvl w:ilvl="2" w:tplc="0809001B" w:tentative="1">
      <w:start w:val="1"/>
      <w:numFmt w:val="lowerRoman"/>
      <w:lvlText w:val="%3."/>
      <w:lvlJc w:val="right"/>
      <w:pPr>
        <w:ind w:left="2019" w:hanging="180"/>
      </w:pPr>
    </w:lvl>
    <w:lvl w:ilvl="3" w:tplc="0809000F" w:tentative="1">
      <w:start w:val="1"/>
      <w:numFmt w:val="decimal"/>
      <w:lvlText w:val="%4."/>
      <w:lvlJc w:val="left"/>
      <w:pPr>
        <w:ind w:left="2739" w:hanging="360"/>
      </w:pPr>
    </w:lvl>
    <w:lvl w:ilvl="4" w:tplc="08090019" w:tentative="1">
      <w:start w:val="1"/>
      <w:numFmt w:val="lowerLetter"/>
      <w:lvlText w:val="%5."/>
      <w:lvlJc w:val="left"/>
      <w:pPr>
        <w:ind w:left="3459" w:hanging="360"/>
      </w:pPr>
    </w:lvl>
    <w:lvl w:ilvl="5" w:tplc="0809001B" w:tentative="1">
      <w:start w:val="1"/>
      <w:numFmt w:val="lowerRoman"/>
      <w:lvlText w:val="%6."/>
      <w:lvlJc w:val="right"/>
      <w:pPr>
        <w:ind w:left="4179" w:hanging="180"/>
      </w:pPr>
    </w:lvl>
    <w:lvl w:ilvl="6" w:tplc="0809000F" w:tentative="1">
      <w:start w:val="1"/>
      <w:numFmt w:val="decimal"/>
      <w:lvlText w:val="%7."/>
      <w:lvlJc w:val="left"/>
      <w:pPr>
        <w:ind w:left="4899" w:hanging="360"/>
      </w:pPr>
    </w:lvl>
    <w:lvl w:ilvl="7" w:tplc="08090019" w:tentative="1">
      <w:start w:val="1"/>
      <w:numFmt w:val="lowerLetter"/>
      <w:lvlText w:val="%8."/>
      <w:lvlJc w:val="left"/>
      <w:pPr>
        <w:ind w:left="5619" w:hanging="360"/>
      </w:pPr>
    </w:lvl>
    <w:lvl w:ilvl="8" w:tplc="0809001B" w:tentative="1">
      <w:start w:val="1"/>
      <w:numFmt w:val="lowerRoman"/>
      <w:lvlText w:val="%9."/>
      <w:lvlJc w:val="right"/>
      <w:pPr>
        <w:ind w:left="6339" w:hanging="180"/>
      </w:pPr>
    </w:lvl>
  </w:abstractNum>
  <w:abstractNum w:abstractNumId="32" w15:restartNumberingAfterBreak="0">
    <w:nsid w:val="6D483C1F"/>
    <w:multiLevelType w:val="hybridMultilevel"/>
    <w:tmpl w:val="435C8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0E96BF4"/>
    <w:multiLevelType w:val="hybridMultilevel"/>
    <w:tmpl w:val="97CC0AA0"/>
    <w:lvl w:ilvl="0" w:tplc="5374F18A">
      <w:start w:val="1"/>
      <w:numFmt w:val="decimal"/>
      <w:lvlText w:val="8.%1"/>
      <w:lvlJc w:val="left"/>
      <w:pPr>
        <w:ind w:left="360" w:hanging="360"/>
      </w:pPr>
      <w:rPr>
        <w:rFonts w:ascii="Arial" w:hAnsi="Arial" w:hint="default"/>
        <w:sz w:val="22"/>
      </w:rPr>
    </w:lvl>
    <w:lvl w:ilvl="1" w:tplc="FFFFFFFF" w:tentative="1">
      <w:start w:val="1"/>
      <w:numFmt w:val="lowerLetter"/>
      <w:lvlText w:val="%2."/>
      <w:lvlJc w:val="left"/>
      <w:pPr>
        <w:ind w:left="1299" w:hanging="360"/>
      </w:pPr>
    </w:lvl>
    <w:lvl w:ilvl="2" w:tplc="FFFFFFFF" w:tentative="1">
      <w:start w:val="1"/>
      <w:numFmt w:val="lowerRoman"/>
      <w:lvlText w:val="%3."/>
      <w:lvlJc w:val="right"/>
      <w:pPr>
        <w:ind w:left="2019" w:hanging="180"/>
      </w:pPr>
    </w:lvl>
    <w:lvl w:ilvl="3" w:tplc="FFFFFFFF" w:tentative="1">
      <w:start w:val="1"/>
      <w:numFmt w:val="decimal"/>
      <w:lvlText w:val="%4."/>
      <w:lvlJc w:val="left"/>
      <w:pPr>
        <w:ind w:left="2739" w:hanging="360"/>
      </w:pPr>
    </w:lvl>
    <w:lvl w:ilvl="4" w:tplc="FFFFFFFF" w:tentative="1">
      <w:start w:val="1"/>
      <w:numFmt w:val="lowerLetter"/>
      <w:lvlText w:val="%5."/>
      <w:lvlJc w:val="left"/>
      <w:pPr>
        <w:ind w:left="3459" w:hanging="360"/>
      </w:pPr>
    </w:lvl>
    <w:lvl w:ilvl="5" w:tplc="FFFFFFFF" w:tentative="1">
      <w:start w:val="1"/>
      <w:numFmt w:val="lowerRoman"/>
      <w:lvlText w:val="%6."/>
      <w:lvlJc w:val="right"/>
      <w:pPr>
        <w:ind w:left="4179" w:hanging="180"/>
      </w:pPr>
    </w:lvl>
    <w:lvl w:ilvl="6" w:tplc="FFFFFFFF" w:tentative="1">
      <w:start w:val="1"/>
      <w:numFmt w:val="decimal"/>
      <w:lvlText w:val="%7."/>
      <w:lvlJc w:val="left"/>
      <w:pPr>
        <w:ind w:left="4899" w:hanging="360"/>
      </w:pPr>
    </w:lvl>
    <w:lvl w:ilvl="7" w:tplc="FFFFFFFF" w:tentative="1">
      <w:start w:val="1"/>
      <w:numFmt w:val="lowerLetter"/>
      <w:lvlText w:val="%8."/>
      <w:lvlJc w:val="left"/>
      <w:pPr>
        <w:ind w:left="5619" w:hanging="360"/>
      </w:pPr>
    </w:lvl>
    <w:lvl w:ilvl="8" w:tplc="FFFFFFFF" w:tentative="1">
      <w:start w:val="1"/>
      <w:numFmt w:val="lowerRoman"/>
      <w:lvlText w:val="%9."/>
      <w:lvlJc w:val="right"/>
      <w:pPr>
        <w:ind w:left="6339" w:hanging="180"/>
      </w:pPr>
    </w:lvl>
  </w:abstractNum>
  <w:abstractNum w:abstractNumId="34" w15:restartNumberingAfterBreak="0">
    <w:nsid w:val="7110549A"/>
    <w:multiLevelType w:val="hybridMultilevel"/>
    <w:tmpl w:val="BFF812F8"/>
    <w:lvl w:ilvl="0" w:tplc="AB0C823E">
      <w:start w:val="21"/>
      <w:numFmt w:val="decimal"/>
      <w:lvlText w:val="%1"/>
      <w:lvlJc w:val="left"/>
      <w:pPr>
        <w:ind w:left="644"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6F73CF3"/>
    <w:multiLevelType w:val="hybridMultilevel"/>
    <w:tmpl w:val="EA0EADCA"/>
    <w:lvl w:ilvl="0" w:tplc="BA4CAE8E">
      <w:start w:val="22"/>
      <w:numFmt w:val="decimal"/>
      <w:lvlText w:val="%1"/>
      <w:lvlJc w:val="left"/>
      <w:pPr>
        <w:ind w:left="644"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CBE462D"/>
    <w:multiLevelType w:val="hybridMultilevel"/>
    <w:tmpl w:val="FB5EEB8A"/>
    <w:lvl w:ilvl="0" w:tplc="CBF8610C">
      <w:start w:val="19"/>
      <w:numFmt w:val="decimal"/>
      <w:lvlText w:val="%1"/>
      <w:lvlJc w:val="left"/>
      <w:pPr>
        <w:ind w:left="644"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6376374">
    <w:abstractNumId w:val="3"/>
  </w:num>
  <w:num w:numId="2" w16cid:durableId="145321098">
    <w:abstractNumId w:val="32"/>
  </w:num>
  <w:num w:numId="3" w16cid:durableId="256015898">
    <w:abstractNumId w:val="13"/>
  </w:num>
  <w:num w:numId="4" w16cid:durableId="458687923">
    <w:abstractNumId w:val="30"/>
  </w:num>
  <w:num w:numId="5" w16cid:durableId="740520498">
    <w:abstractNumId w:val="6"/>
  </w:num>
  <w:num w:numId="6" w16cid:durableId="923104027">
    <w:abstractNumId w:val="9"/>
  </w:num>
  <w:num w:numId="7" w16cid:durableId="580681694">
    <w:abstractNumId w:val="16"/>
  </w:num>
  <w:num w:numId="8" w16cid:durableId="2025402117">
    <w:abstractNumId w:val="8"/>
  </w:num>
  <w:num w:numId="9" w16cid:durableId="337193653">
    <w:abstractNumId w:val="17"/>
  </w:num>
  <w:num w:numId="10" w16cid:durableId="2021661569">
    <w:abstractNumId w:val="7"/>
  </w:num>
  <w:num w:numId="11" w16cid:durableId="490680278">
    <w:abstractNumId w:val="11"/>
  </w:num>
  <w:num w:numId="12" w16cid:durableId="549726918">
    <w:abstractNumId w:val="29"/>
  </w:num>
  <w:num w:numId="13" w16cid:durableId="1577475616">
    <w:abstractNumId w:val="22"/>
  </w:num>
  <w:num w:numId="14" w16cid:durableId="1608541142">
    <w:abstractNumId w:val="4"/>
  </w:num>
  <w:num w:numId="15" w16cid:durableId="1203981022">
    <w:abstractNumId w:val="20"/>
  </w:num>
  <w:num w:numId="16" w16cid:durableId="2141681465">
    <w:abstractNumId w:val="27"/>
  </w:num>
  <w:num w:numId="17" w16cid:durableId="1697147726">
    <w:abstractNumId w:val="15"/>
  </w:num>
  <w:num w:numId="18" w16cid:durableId="106431070">
    <w:abstractNumId w:val="26"/>
  </w:num>
  <w:num w:numId="19" w16cid:durableId="114175280">
    <w:abstractNumId w:val="18"/>
  </w:num>
  <w:num w:numId="20" w16cid:durableId="288557207">
    <w:abstractNumId w:val="36"/>
  </w:num>
  <w:num w:numId="21" w16cid:durableId="413092628">
    <w:abstractNumId w:val="21"/>
  </w:num>
  <w:num w:numId="22" w16cid:durableId="1017316369">
    <w:abstractNumId w:val="12"/>
  </w:num>
  <w:num w:numId="23" w16cid:durableId="1577671051">
    <w:abstractNumId w:val="23"/>
  </w:num>
  <w:num w:numId="24" w16cid:durableId="1786805746">
    <w:abstractNumId w:val="0"/>
  </w:num>
  <w:num w:numId="25" w16cid:durableId="388652027">
    <w:abstractNumId w:val="1"/>
  </w:num>
  <w:num w:numId="26" w16cid:durableId="584145208">
    <w:abstractNumId w:val="10"/>
  </w:num>
  <w:num w:numId="27" w16cid:durableId="1448891644">
    <w:abstractNumId w:val="24"/>
  </w:num>
  <w:num w:numId="28" w16cid:durableId="590434855">
    <w:abstractNumId w:val="25"/>
  </w:num>
  <w:num w:numId="29" w16cid:durableId="2056733301">
    <w:abstractNumId w:val="35"/>
  </w:num>
  <w:num w:numId="30" w16cid:durableId="1030230576">
    <w:abstractNumId w:val="34"/>
  </w:num>
  <w:num w:numId="31" w16cid:durableId="796029090">
    <w:abstractNumId w:val="19"/>
  </w:num>
  <w:num w:numId="32" w16cid:durableId="1578131282">
    <w:abstractNumId w:val="5"/>
  </w:num>
  <w:num w:numId="33" w16cid:durableId="1357777503">
    <w:abstractNumId w:val="33"/>
  </w:num>
  <w:num w:numId="34" w16cid:durableId="1750342089">
    <w:abstractNumId w:val="28"/>
  </w:num>
  <w:num w:numId="35" w16cid:durableId="1547718243">
    <w:abstractNumId w:val="31"/>
  </w:num>
  <w:num w:numId="36" w16cid:durableId="669480755">
    <w:abstractNumId w:val="14"/>
  </w:num>
  <w:num w:numId="37" w16cid:durableId="109355539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a Marqui (Management)">
    <w15:presenceInfo w15:providerId="AD" w15:userId="S::a.c.marqui@bham.ac.uk::c344edf0-5185-4148-a8ad-d6a68aefaaa2"/>
  </w15:person>
  <w15:person w15:author="Ekaterina Kazak (Economics)">
    <w15:presenceInfo w15:providerId="AD" w15:userId="S::e.kazak@bham.ac.uk::419bad7d-2656-4def-9455-39439a837a3c"/>
  </w15:person>
  <w15:person w15:author="Daniel Wheatley (Management)">
    <w15:presenceInfo w15:providerId="AD" w15:userId="S::d.wheatley@bham.ac.uk::61f08e30-eb5d-4bc0-a6ea-a86ac29f99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B63"/>
    <w:rsid w:val="00005AD6"/>
    <w:rsid w:val="00010F5A"/>
    <w:rsid w:val="00013B63"/>
    <w:rsid w:val="000152F8"/>
    <w:rsid w:val="000159EF"/>
    <w:rsid w:val="00021E74"/>
    <w:rsid w:val="00023666"/>
    <w:rsid w:val="00023BBF"/>
    <w:rsid w:val="00027F81"/>
    <w:rsid w:val="000323EE"/>
    <w:rsid w:val="00033DC1"/>
    <w:rsid w:val="00034BF2"/>
    <w:rsid w:val="00040ECE"/>
    <w:rsid w:val="00041745"/>
    <w:rsid w:val="000500F4"/>
    <w:rsid w:val="0005583B"/>
    <w:rsid w:val="00057388"/>
    <w:rsid w:val="00057413"/>
    <w:rsid w:val="00057A7E"/>
    <w:rsid w:val="000615A2"/>
    <w:rsid w:val="00063C5D"/>
    <w:rsid w:val="0006482B"/>
    <w:rsid w:val="000655D6"/>
    <w:rsid w:val="0006798C"/>
    <w:rsid w:val="00070E19"/>
    <w:rsid w:val="00072283"/>
    <w:rsid w:val="000729BB"/>
    <w:rsid w:val="00074517"/>
    <w:rsid w:val="00081B60"/>
    <w:rsid w:val="00086325"/>
    <w:rsid w:val="000955CF"/>
    <w:rsid w:val="00095C74"/>
    <w:rsid w:val="00097E65"/>
    <w:rsid w:val="000B0B67"/>
    <w:rsid w:val="000B6B0A"/>
    <w:rsid w:val="000C0406"/>
    <w:rsid w:val="000C21E4"/>
    <w:rsid w:val="000C236B"/>
    <w:rsid w:val="000C4D9A"/>
    <w:rsid w:val="000C6932"/>
    <w:rsid w:val="000C69C3"/>
    <w:rsid w:val="000C790C"/>
    <w:rsid w:val="000D2C69"/>
    <w:rsid w:val="000D558C"/>
    <w:rsid w:val="000E0D5E"/>
    <w:rsid w:val="000E2246"/>
    <w:rsid w:val="000E286B"/>
    <w:rsid w:val="000F22E1"/>
    <w:rsid w:val="000F327C"/>
    <w:rsid w:val="000F5F0A"/>
    <w:rsid w:val="000F69BB"/>
    <w:rsid w:val="000F6FAD"/>
    <w:rsid w:val="000F715E"/>
    <w:rsid w:val="001019C1"/>
    <w:rsid w:val="0010212C"/>
    <w:rsid w:val="00102233"/>
    <w:rsid w:val="001060B6"/>
    <w:rsid w:val="001121DA"/>
    <w:rsid w:val="001144F9"/>
    <w:rsid w:val="00114DAF"/>
    <w:rsid w:val="00124A77"/>
    <w:rsid w:val="001255F8"/>
    <w:rsid w:val="00127C0E"/>
    <w:rsid w:val="00130E2B"/>
    <w:rsid w:val="00133825"/>
    <w:rsid w:val="00134DED"/>
    <w:rsid w:val="001372BE"/>
    <w:rsid w:val="00141BD9"/>
    <w:rsid w:val="00142AB3"/>
    <w:rsid w:val="00142EBC"/>
    <w:rsid w:val="001628F7"/>
    <w:rsid w:val="001635E3"/>
    <w:rsid w:val="00166B0D"/>
    <w:rsid w:val="001744CE"/>
    <w:rsid w:val="0017631F"/>
    <w:rsid w:val="00176A9A"/>
    <w:rsid w:val="00191DB0"/>
    <w:rsid w:val="00192779"/>
    <w:rsid w:val="00195A4E"/>
    <w:rsid w:val="00196C74"/>
    <w:rsid w:val="00197906"/>
    <w:rsid w:val="001A11EC"/>
    <w:rsid w:val="001B017A"/>
    <w:rsid w:val="001B4EED"/>
    <w:rsid w:val="001C411A"/>
    <w:rsid w:val="001C5264"/>
    <w:rsid w:val="001C631E"/>
    <w:rsid w:val="001C7F62"/>
    <w:rsid w:val="001D1D36"/>
    <w:rsid w:val="001E2549"/>
    <w:rsid w:val="001E60D3"/>
    <w:rsid w:val="001E7DCF"/>
    <w:rsid w:val="001F060D"/>
    <w:rsid w:val="001F0A3C"/>
    <w:rsid w:val="001F16E8"/>
    <w:rsid w:val="001F4FA4"/>
    <w:rsid w:val="001F7763"/>
    <w:rsid w:val="002001CA"/>
    <w:rsid w:val="0020281A"/>
    <w:rsid w:val="0020283E"/>
    <w:rsid w:val="0020433C"/>
    <w:rsid w:val="00205A15"/>
    <w:rsid w:val="002102C7"/>
    <w:rsid w:val="002102C8"/>
    <w:rsid w:val="0021288C"/>
    <w:rsid w:val="00216376"/>
    <w:rsid w:val="002168BC"/>
    <w:rsid w:val="00222535"/>
    <w:rsid w:val="0023226C"/>
    <w:rsid w:val="00241417"/>
    <w:rsid w:val="00245941"/>
    <w:rsid w:val="0025141D"/>
    <w:rsid w:val="002528BD"/>
    <w:rsid w:val="0025391A"/>
    <w:rsid w:val="00254A91"/>
    <w:rsid w:val="00254CE3"/>
    <w:rsid w:val="00262ABC"/>
    <w:rsid w:val="00263A3C"/>
    <w:rsid w:val="00267947"/>
    <w:rsid w:val="002703F6"/>
    <w:rsid w:val="00277AA1"/>
    <w:rsid w:val="00280FA0"/>
    <w:rsid w:val="0028208D"/>
    <w:rsid w:val="00294C63"/>
    <w:rsid w:val="00297224"/>
    <w:rsid w:val="002A1DFF"/>
    <w:rsid w:val="002A211A"/>
    <w:rsid w:val="002A2272"/>
    <w:rsid w:val="002A293F"/>
    <w:rsid w:val="002B29ED"/>
    <w:rsid w:val="002B38FF"/>
    <w:rsid w:val="002B4E02"/>
    <w:rsid w:val="002B6242"/>
    <w:rsid w:val="002C06A9"/>
    <w:rsid w:val="002C40D8"/>
    <w:rsid w:val="002C7648"/>
    <w:rsid w:val="002D53C8"/>
    <w:rsid w:val="002E196F"/>
    <w:rsid w:val="002E4207"/>
    <w:rsid w:val="002E6085"/>
    <w:rsid w:val="002F592C"/>
    <w:rsid w:val="0030268D"/>
    <w:rsid w:val="00303712"/>
    <w:rsid w:val="00304DFA"/>
    <w:rsid w:val="00304EB3"/>
    <w:rsid w:val="00306F3E"/>
    <w:rsid w:val="00310F5D"/>
    <w:rsid w:val="003134AC"/>
    <w:rsid w:val="00313ACB"/>
    <w:rsid w:val="00315600"/>
    <w:rsid w:val="00325DDF"/>
    <w:rsid w:val="0033017B"/>
    <w:rsid w:val="00331628"/>
    <w:rsid w:val="00332EEF"/>
    <w:rsid w:val="0033360F"/>
    <w:rsid w:val="003360E8"/>
    <w:rsid w:val="0033661A"/>
    <w:rsid w:val="00336F53"/>
    <w:rsid w:val="0033776B"/>
    <w:rsid w:val="003402EB"/>
    <w:rsid w:val="003417FB"/>
    <w:rsid w:val="0034228A"/>
    <w:rsid w:val="00342BA6"/>
    <w:rsid w:val="00343101"/>
    <w:rsid w:val="00343190"/>
    <w:rsid w:val="00347A66"/>
    <w:rsid w:val="00350E9A"/>
    <w:rsid w:val="00351D04"/>
    <w:rsid w:val="00353193"/>
    <w:rsid w:val="00355DAD"/>
    <w:rsid w:val="00366A7C"/>
    <w:rsid w:val="00367EC7"/>
    <w:rsid w:val="00371031"/>
    <w:rsid w:val="00371807"/>
    <w:rsid w:val="003719C5"/>
    <w:rsid w:val="003728F4"/>
    <w:rsid w:val="00373106"/>
    <w:rsid w:val="00381E0D"/>
    <w:rsid w:val="00390169"/>
    <w:rsid w:val="00395E1D"/>
    <w:rsid w:val="00397A40"/>
    <w:rsid w:val="003A0020"/>
    <w:rsid w:val="003A25E9"/>
    <w:rsid w:val="003A642B"/>
    <w:rsid w:val="003C47E7"/>
    <w:rsid w:val="003C4C42"/>
    <w:rsid w:val="003D11E5"/>
    <w:rsid w:val="003D2A1D"/>
    <w:rsid w:val="003E5B48"/>
    <w:rsid w:val="003E74DB"/>
    <w:rsid w:val="003E75DD"/>
    <w:rsid w:val="003F036C"/>
    <w:rsid w:val="003F359E"/>
    <w:rsid w:val="00404CCE"/>
    <w:rsid w:val="00414B57"/>
    <w:rsid w:val="00415743"/>
    <w:rsid w:val="0041590E"/>
    <w:rsid w:val="00416490"/>
    <w:rsid w:val="00420A5A"/>
    <w:rsid w:val="004306CF"/>
    <w:rsid w:val="004308B9"/>
    <w:rsid w:val="00435542"/>
    <w:rsid w:val="004433A4"/>
    <w:rsid w:val="00446A02"/>
    <w:rsid w:val="00447103"/>
    <w:rsid w:val="00451F21"/>
    <w:rsid w:val="0046124E"/>
    <w:rsid w:val="00462F78"/>
    <w:rsid w:val="0047114E"/>
    <w:rsid w:val="0047529C"/>
    <w:rsid w:val="00483FEA"/>
    <w:rsid w:val="00485C87"/>
    <w:rsid w:val="00495CBB"/>
    <w:rsid w:val="00497B0B"/>
    <w:rsid w:val="004A1555"/>
    <w:rsid w:val="004A3868"/>
    <w:rsid w:val="004A3A29"/>
    <w:rsid w:val="004A6E59"/>
    <w:rsid w:val="004B06E5"/>
    <w:rsid w:val="004B0AB3"/>
    <w:rsid w:val="004B4873"/>
    <w:rsid w:val="004C027C"/>
    <w:rsid w:val="004C45E0"/>
    <w:rsid w:val="004C6AE6"/>
    <w:rsid w:val="004D1C5D"/>
    <w:rsid w:val="004D5A0A"/>
    <w:rsid w:val="004E1DD1"/>
    <w:rsid w:val="004E235B"/>
    <w:rsid w:val="004E686F"/>
    <w:rsid w:val="004E68AC"/>
    <w:rsid w:val="004E7533"/>
    <w:rsid w:val="004E7942"/>
    <w:rsid w:val="004F2419"/>
    <w:rsid w:val="004F4368"/>
    <w:rsid w:val="004F5231"/>
    <w:rsid w:val="004F7D6A"/>
    <w:rsid w:val="00500BD2"/>
    <w:rsid w:val="00504B9F"/>
    <w:rsid w:val="00504C94"/>
    <w:rsid w:val="0050532D"/>
    <w:rsid w:val="005074EF"/>
    <w:rsid w:val="00513107"/>
    <w:rsid w:val="005136CD"/>
    <w:rsid w:val="00524FA5"/>
    <w:rsid w:val="00525C63"/>
    <w:rsid w:val="00531A70"/>
    <w:rsid w:val="00531BA8"/>
    <w:rsid w:val="00533A4F"/>
    <w:rsid w:val="005355E0"/>
    <w:rsid w:val="005450EF"/>
    <w:rsid w:val="0054539D"/>
    <w:rsid w:val="00551AFC"/>
    <w:rsid w:val="0055328E"/>
    <w:rsid w:val="00553678"/>
    <w:rsid w:val="00554980"/>
    <w:rsid w:val="0055777F"/>
    <w:rsid w:val="00561480"/>
    <w:rsid w:val="00565401"/>
    <w:rsid w:val="0056558E"/>
    <w:rsid w:val="005672F7"/>
    <w:rsid w:val="005721BB"/>
    <w:rsid w:val="005722CF"/>
    <w:rsid w:val="0058645E"/>
    <w:rsid w:val="005866A1"/>
    <w:rsid w:val="005906C2"/>
    <w:rsid w:val="00591D58"/>
    <w:rsid w:val="0059559A"/>
    <w:rsid w:val="00595BED"/>
    <w:rsid w:val="00596A99"/>
    <w:rsid w:val="005A6E3F"/>
    <w:rsid w:val="005B3302"/>
    <w:rsid w:val="005B524F"/>
    <w:rsid w:val="005B5DCC"/>
    <w:rsid w:val="005B7467"/>
    <w:rsid w:val="005C0430"/>
    <w:rsid w:val="005D5A39"/>
    <w:rsid w:val="005E2791"/>
    <w:rsid w:val="005E3B05"/>
    <w:rsid w:val="005E3C52"/>
    <w:rsid w:val="005E46A4"/>
    <w:rsid w:val="005F1898"/>
    <w:rsid w:val="005F4085"/>
    <w:rsid w:val="005F4A1E"/>
    <w:rsid w:val="005F5691"/>
    <w:rsid w:val="005F6820"/>
    <w:rsid w:val="00614FAF"/>
    <w:rsid w:val="00626D75"/>
    <w:rsid w:val="00627EF8"/>
    <w:rsid w:val="00633CBF"/>
    <w:rsid w:val="00636B29"/>
    <w:rsid w:val="00653A2F"/>
    <w:rsid w:val="00654B30"/>
    <w:rsid w:val="00657495"/>
    <w:rsid w:val="00657F74"/>
    <w:rsid w:val="006634AE"/>
    <w:rsid w:val="00663FE7"/>
    <w:rsid w:val="00664E3D"/>
    <w:rsid w:val="00665D90"/>
    <w:rsid w:val="006708F2"/>
    <w:rsid w:val="0068080D"/>
    <w:rsid w:val="00680B6C"/>
    <w:rsid w:val="006861CB"/>
    <w:rsid w:val="006907E8"/>
    <w:rsid w:val="00692A7D"/>
    <w:rsid w:val="00694BAE"/>
    <w:rsid w:val="00695A2C"/>
    <w:rsid w:val="006962DB"/>
    <w:rsid w:val="006A2C88"/>
    <w:rsid w:val="006B1F48"/>
    <w:rsid w:val="006B31E1"/>
    <w:rsid w:val="006B4FEF"/>
    <w:rsid w:val="006B59D9"/>
    <w:rsid w:val="006B5C93"/>
    <w:rsid w:val="006C2083"/>
    <w:rsid w:val="006C30F5"/>
    <w:rsid w:val="006D2F9C"/>
    <w:rsid w:val="006D430D"/>
    <w:rsid w:val="006D4C96"/>
    <w:rsid w:val="006E44A2"/>
    <w:rsid w:val="00712CC8"/>
    <w:rsid w:val="00724947"/>
    <w:rsid w:val="00730062"/>
    <w:rsid w:val="00734246"/>
    <w:rsid w:val="007342A1"/>
    <w:rsid w:val="00740F36"/>
    <w:rsid w:val="007414BD"/>
    <w:rsid w:val="007450C4"/>
    <w:rsid w:val="007453B5"/>
    <w:rsid w:val="00746ADC"/>
    <w:rsid w:val="0075089E"/>
    <w:rsid w:val="0075208B"/>
    <w:rsid w:val="0075748E"/>
    <w:rsid w:val="00766B5F"/>
    <w:rsid w:val="007731A7"/>
    <w:rsid w:val="0077389C"/>
    <w:rsid w:val="00777B7C"/>
    <w:rsid w:val="0078096F"/>
    <w:rsid w:val="00785504"/>
    <w:rsid w:val="00786597"/>
    <w:rsid w:val="0079187B"/>
    <w:rsid w:val="00791AAD"/>
    <w:rsid w:val="00797021"/>
    <w:rsid w:val="007A19BE"/>
    <w:rsid w:val="007B3244"/>
    <w:rsid w:val="007B3E45"/>
    <w:rsid w:val="007B59A6"/>
    <w:rsid w:val="007C05B2"/>
    <w:rsid w:val="007C2A2A"/>
    <w:rsid w:val="007C3776"/>
    <w:rsid w:val="007C5F1A"/>
    <w:rsid w:val="007D22A9"/>
    <w:rsid w:val="007D4B24"/>
    <w:rsid w:val="007D6F3C"/>
    <w:rsid w:val="007E0A77"/>
    <w:rsid w:val="007E7BE4"/>
    <w:rsid w:val="008018ED"/>
    <w:rsid w:val="0080749E"/>
    <w:rsid w:val="00831EEF"/>
    <w:rsid w:val="00832B2F"/>
    <w:rsid w:val="00836118"/>
    <w:rsid w:val="0084269C"/>
    <w:rsid w:val="00843730"/>
    <w:rsid w:val="00846F17"/>
    <w:rsid w:val="008511B2"/>
    <w:rsid w:val="00852112"/>
    <w:rsid w:val="00853B62"/>
    <w:rsid w:val="00855DF3"/>
    <w:rsid w:val="00860743"/>
    <w:rsid w:val="00860B97"/>
    <w:rsid w:val="00862EE0"/>
    <w:rsid w:val="00863869"/>
    <w:rsid w:val="00864849"/>
    <w:rsid w:val="008725C4"/>
    <w:rsid w:val="00876F35"/>
    <w:rsid w:val="008878E3"/>
    <w:rsid w:val="0089275A"/>
    <w:rsid w:val="008949A6"/>
    <w:rsid w:val="008969CC"/>
    <w:rsid w:val="008A247D"/>
    <w:rsid w:val="008A2F56"/>
    <w:rsid w:val="008A5FD5"/>
    <w:rsid w:val="008A6EB8"/>
    <w:rsid w:val="008C0802"/>
    <w:rsid w:val="008D074F"/>
    <w:rsid w:val="008D397C"/>
    <w:rsid w:val="008D5CEA"/>
    <w:rsid w:val="008D6936"/>
    <w:rsid w:val="008E13EF"/>
    <w:rsid w:val="008E76C4"/>
    <w:rsid w:val="00901CE1"/>
    <w:rsid w:val="00902E1A"/>
    <w:rsid w:val="00906DBD"/>
    <w:rsid w:val="00917FE7"/>
    <w:rsid w:val="009204CD"/>
    <w:rsid w:val="009219AF"/>
    <w:rsid w:val="00924176"/>
    <w:rsid w:val="0093263B"/>
    <w:rsid w:val="00933B73"/>
    <w:rsid w:val="00934BCF"/>
    <w:rsid w:val="00934C59"/>
    <w:rsid w:val="00934F25"/>
    <w:rsid w:val="00936694"/>
    <w:rsid w:val="00936EBC"/>
    <w:rsid w:val="00942CFE"/>
    <w:rsid w:val="00944E04"/>
    <w:rsid w:val="00954F08"/>
    <w:rsid w:val="00957A3D"/>
    <w:rsid w:val="00967554"/>
    <w:rsid w:val="009752B5"/>
    <w:rsid w:val="009752EA"/>
    <w:rsid w:val="009775EE"/>
    <w:rsid w:val="00980332"/>
    <w:rsid w:val="00980EBA"/>
    <w:rsid w:val="00981DAD"/>
    <w:rsid w:val="009854EC"/>
    <w:rsid w:val="00987D25"/>
    <w:rsid w:val="00992CFF"/>
    <w:rsid w:val="00993027"/>
    <w:rsid w:val="0099305F"/>
    <w:rsid w:val="00997FD7"/>
    <w:rsid w:val="009A1E1F"/>
    <w:rsid w:val="009A7BB7"/>
    <w:rsid w:val="009B1F8B"/>
    <w:rsid w:val="009B227D"/>
    <w:rsid w:val="009B69CD"/>
    <w:rsid w:val="009C070F"/>
    <w:rsid w:val="009C415B"/>
    <w:rsid w:val="009C7314"/>
    <w:rsid w:val="009C7BBA"/>
    <w:rsid w:val="009D0A08"/>
    <w:rsid w:val="009D0B13"/>
    <w:rsid w:val="009D4D38"/>
    <w:rsid w:val="009D7AE0"/>
    <w:rsid w:val="009E47E7"/>
    <w:rsid w:val="009E6682"/>
    <w:rsid w:val="009F2B3F"/>
    <w:rsid w:val="009F6995"/>
    <w:rsid w:val="009F6F84"/>
    <w:rsid w:val="009F7928"/>
    <w:rsid w:val="00A0232B"/>
    <w:rsid w:val="00A02A83"/>
    <w:rsid w:val="00A03841"/>
    <w:rsid w:val="00A0644F"/>
    <w:rsid w:val="00A101EC"/>
    <w:rsid w:val="00A12421"/>
    <w:rsid w:val="00A13C86"/>
    <w:rsid w:val="00A1710B"/>
    <w:rsid w:val="00A21FA3"/>
    <w:rsid w:val="00A26082"/>
    <w:rsid w:val="00A36B03"/>
    <w:rsid w:val="00A36B77"/>
    <w:rsid w:val="00A407EF"/>
    <w:rsid w:val="00A445CC"/>
    <w:rsid w:val="00A455EA"/>
    <w:rsid w:val="00A47279"/>
    <w:rsid w:val="00A47625"/>
    <w:rsid w:val="00A47E9E"/>
    <w:rsid w:val="00A50EEB"/>
    <w:rsid w:val="00A5137D"/>
    <w:rsid w:val="00A52DF1"/>
    <w:rsid w:val="00A5633C"/>
    <w:rsid w:val="00A56EDB"/>
    <w:rsid w:val="00A57E02"/>
    <w:rsid w:val="00A61C1D"/>
    <w:rsid w:val="00A63B77"/>
    <w:rsid w:val="00A743DF"/>
    <w:rsid w:val="00A8069E"/>
    <w:rsid w:val="00A816CD"/>
    <w:rsid w:val="00A82F1B"/>
    <w:rsid w:val="00A847A4"/>
    <w:rsid w:val="00A95FA4"/>
    <w:rsid w:val="00A97CAB"/>
    <w:rsid w:val="00AA3AE1"/>
    <w:rsid w:val="00AA50D6"/>
    <w:rsid w:val="00AA6746"/>
    <w:rsid w:val="00AA769E"/>
    <w:rsid w:val="00AA7AEF"/>
    <w:rsid w:val="00AB2527"/>
    <w:rsid w:val="00AB3B40"/>
    <w:rsid w:val="00AC0AB3"/>
    <w:rsid w:val="00AC24CF"/>
    <w:rsid w:val="00AC3CC0"/>
    <w:rsid w:val="00AC52B7"/>
    <w:rsid w:val="00AC6614"/>
    <w:rsid w:val="00AC79B1"/>
    <w:rsid w:val="00AD2712"/>
    <w:rsid w:val="00AD2B4F"/>
    <w:rsid w:val="00AE2800"/>
    <w:rsid w:val="00AE49B5"/>
    <w:rsid w:val="00AE69B3"/>
    <w:rsid w:val="00AF016A"/>
    <w:rsid w:val="00AF189E"/>
    <w:rsid w:val="00AF6CD4"/>
    <w:rsid w:val="00B00371"/>
    <w:rsid w:val="00B05424"/>
    <w:rsid w:val="00B07D66"/>
    <w:rsid w:val="00B258CF"/>
    <w:rsid w:val="00B327D8"/>
    <w:rsid w:val="00B3394B"/>
    <w:rsid w:val="00B41963"/>
    <w:rsid w:val="00B426CF"/>
    <w:rsid w:val="00B44AB8"/>
    <w:rsid w:val="00B468AC"/>
    <w:rsid w:val="00B55DE8"/>
    <w:rsid w:val="00B57277"/>
    <w:rsid w:val="00B60EB6"/>
    <w:rsid w:val="00B635DE"/>
    <w:rsid w:val="00B63B8B"/>
    <w:rsid w:val="00B63CE6"/>
    <w:rsid w:val="00B6502A"/>
    <w:rsid w:val="00B679FE"/>
    <w:rsid w:val="00B704D3"/>
    <w:rsid w:val="00B7119C"/>
    <w:rsid w:val="00B75E44"/>
    <w:rsid w:val="00B9080F"/>
    <w:rsid w:val="00B92D11"/>
    <w:rsid w:val="00B959B6"/>
    <w:rsid w:val="00BA4075"/>
    <w:rsid w:val="00BA53B3"/>
    <w:rsid w:val="00BB0FC5"/>
    <w:rsid w:val="00BB273E"/>
    <w:rsid w:val="00BB7F9A"/>
    <w:rsid w:val="00BC5927"/>
    <w:rsid w:val="00BD064E"/>
    <w:rsid w:val="00BD0BF5"/>
    <w:rsid w:val="00BD52DB"/>
    <w:rsid w:val="00BD67D3"/>
    <w:rsid w:val="00BD7074"/>
    <w:rsid w:val="00BD7C6A"/>
    <w:rsid w:val="00BE2C8C"/>
    <w:rsid w:val="00BF48B1"/>
    <w:rsid w:val="00C0010E"/>
    <w:rsid w:val="00C01CEC"/>
    <w:rsid w:val="00C04291"/>
    <w:rsid w:val="00C0790B"/>
    <w:rsid w:val="00C115F1"/>
    <w:rsid w:val="00C20202"/>
    <w:rsid w:val="00C22C20"/>
    <w:rsid w:val="00C22D6A"/>
    <w:rsid w:val="00C24D97"/>
    <w:rsid w:val="00C27305"/>
    <w:rsid w:val="00C321EF"/>
    <w:rsid w:val="00C32FEC"/>
    <w:rsid w:val="00C33AD0"/>
    <w:rsid w:val="00C34153"/>
    <w:rsid w:val="00C3461F"/>
    <w:rsid w:val="00C359D4"/>
    <w:rsid w:val="00C365FC"/>
    <w:rsid w:val="00C4069C"/>
    <w:rsid w:val="00C413B2"/>
    <w:rsid w:val="00C41F97"/>
    <w:rsid w:val="00C431AE"/>
    <w:rsid w:val="00C43ECC"/>
    <w:rsid w:val="00C44EAF"/>
    <w:rsid w:val="00C51E51"/>
    <w:rsid w:val="00C54377"/>
    <w:rsid w:val="00C56C83"/>
    <w:rsid w:val="00C57A12"/>
    <w:rsid w:val="00C6164C"/>
    <w:rsid w:val="00C65307"/>
    <w:rsid w:val="00C65A5E"/>
    <w:rsid w:val="00C81F0C"/>
    <w:rsid w:val="00C83527"/>
    <w:rsid w:val="00C8587B"/>
    <w:rsid w:val="00C85ABD"/>
    <w:rsid w:val="00C85ACD"/>
    <w:rsid w:val="00C87729"/>
    <w:rsid w:val="00C909CA"/>
    <w:rsid w:val="00C94B91"/>
    <w:rsid w:val="00C975A5"/>
    <w:rsid w:val="00CA4139"/>
    <w:rsid w:val="00CA4EC5"/>
    <w:rsid w:val="00CA53D5"/>
    <w:rsid w:val="00CA6726"/>
    <w:rsid w:val="00CA7169"/>
    <w:rsid w:val="00CB180A"/>
    <w:rsid w:val="00CB4C2E"/>
    <w:rsid w:val="00CC09E3"/>
    <w:rsid w:val="00CC6FFA"/>
    <w:rsid w:val="00CE4049"/>
    <w:rsid w:val="00CE6201"/>
    <w:rsid w:val="00CE7F87"/>
    <w:rsid w:val="00CF0538"/>
    <w:rsid w:val="00CF0640"/>
    <w:rsid w:val="00CF33C6"/>
    <w:rsid w:val="00D0449B"/>
    <w:rsid w:val="00D05245"/>
    <w:rsid w:val="00D05574"/>
    <w:rsid w:val="00D0613B"/>
    <w:rsid w:val="00D0798D"/>
    <w:rsid w:val="00D11AB2"/>
    <w:rsid w:val="00D1265B"/>
    <w:rsid w:val="00D14E12"/>
    <w:rsid w:val="00D14E7B"/>
    <w:rsid w:val="00D152BD"/>
    <w:rsid w:val="00D1725E"/>
    <w:rsid w:val="00D220B9"/>
    <w:rsid w:val="00D2441A"/>
    <w:rsid w:val="00D26A79"/>
    <w:rsid w:val="00D305C9"/>
    <w:rsid w:val="00D44EB4"/>
    <w:rsid w:val="00D5121B"/>
    <w:rsid w:val="00D519DF"/>
    <w:rsid w:val="00D534B4"/>
    <w:rsid w:val="00D6099A"/>
    <w:rsid w:val="00D61878"/>
    <w:rsid w:val="00D61BE2"/>
    <w:rsid w:val="00D62D91"/>
    <w:rsid w:val="00D6395F"/>
    <w:rsid w:val="00D64FD8"/>
    <w:rsid w:val="00D66CE9"/>
    <w:rsid w:val="00D71777"/>
    <w:rsid w:val="00D719C3"/>
    <w:rsid w:val="00D74D73"/>
    <w:rsid w:val="00D8088B"/>
    <w:rsid w:val="00D836AA"/>
    <w:rsid w:val="00D83AE6"/>
    <w:rsid w:val="00D8518F"/>
    <w:rsid w:val="00D9452B"/>
    <w:rsid w:val="00D96F8C"/>
    <w:rsid w:val="00DA323E"/>
    <w:rsid w:val="00DA6A80"/>
    <w:rsid w:val="00DA704F"/>
    <w:rsid w:val="00DA767B"/>
    <w:rsid w:val="00DB1BB1"/>
    <w:rsid w:val="00DB1EE2"/>
    <w:rsid w:val="00DC12FE"/>
    <w:rsid w:val="00DC2001"/>
    <w:rsid w:val="00DC6A0D"/>
    <w:rsid w:val="00DD10DD"/>
    <w:rsid w:val="00DD3CED"/>
    <w:rsid w:val="00DD4FF4"/>
    <w:rsid w:val="00DE01B1"/>
    <w:rsid w:val="00DE295F"/>
    <w:rsid w:val="00DE5427"/>
    <w:rsid w:val="00DE5BAD"/>
    <w:rsid w:val="00DE6ADC"/>
    <w:rsid w:val="00DF428B"/>
    <w:rsid w:val="00DF5E75"/>
    <w:rsid w:val="00DF6C00"/>
    <w:rsid w:val="00E04B30"/>
    <w:rsid w:val="00E05CD4"/>
    <w:rsid w:val="00E074CA"/>
    <w:rsid w:val="00E12697"/>
    <w:rsid w:val="00E15F86"/>
    <w:rsid w:val="00E20586"/>
    <w:rsid w:val="00E26381"/>
    <w:rsid w:val="00E27120"/>
    <w:rsid w:val="00E27691"/>
    <w:rsid w:val="00E327F7"/>
    <w:rsid w:val="00E3284C"/>
    <w:rsid w:val="00E3302D"/>
    <w:rsid w:val="00E33B64"/>
    <w:rsid w:val="00E417F8"/>
    <w:rsid w:val="00E42156"/>
    <w:rsid w:val="00E44139"/>
    <w:rsid w:val="00E45B78"/>
    <w:rsid w:val="00E46B5C"/>
    <w:rsid w:val="00E50179"/>
    <w:rsid w:val="00E55991"/>
    <w:rsid w:val="00E56954"/>
    <w:rsid w:val="00E60F3A"/>
    <w:rsid w:val="00E611CF"/>
    <w:rsid w:val="00E6270E"/>
    <w:rsid w:val="00E62E08"/>
    <w:rsid w:val="00E64CF8"/>
    <w:rsid w:val="00E70B50"/>
    <w:rsid w:val="00E80E93"/>
    <w:rsid w:val="00E84350"/>
    <w:rsid w:val="00E87214"/>
    <w:rsid w:val="00E92E57"/>
    <w:rsid w:val="00E939E2"/>
    <w:rsid w:val="00E971CE"/>
    <w:rsid w:val="00EA2D36"/>
    <w:rsid w:val="00EA4F42"/>
    <w:rsid w:val="00EA526F"/>
    <w:rsid w:val="00EC13AE"/>
    <w:rsid w:val="00EC6FD9"/>
    <w:rsid w:val="00ED0AB3"/>
    <w:rsid w:val="00ED299D"/>
    <w:rsid w:val="00ED2EAA"/>
    <w:rsid w:val="00ED3F13"/>
    <w:rsid w:val="00ED4F5E"/>
    <w:rsid w:val="00ED71E9"/>
    <w:rsid w:val="00EE1B49"/>
    <w:rsid w:val="00EE286A"/>
    <w:rsid w:val="00EE2BC4"/>
    <w:rsid w:val="00EE309E"/>
    <w:rsid w:val="00EE540F"/>
    <w:rsid w:val="00EE6087"/>
    <w:rsid w:val="00EE67F4"/>
    <w:rsid w:val="00EF337C"/>
    <w:rsid w:val="00EF3D24"/>
    <w:rsid w:val="00EF3FC3"/>
    <w:rsid w:val="00EF5685"/>
    <w:rsid w:val="00F02E1B"/>
    <w:rsid w:val="00F036E9"/>
    <w:rsid w:val="00F20DDB"/>
    <w:rsid w:val="00F2254E"/>
    <w:rsid w:val="00F2375A"/>
    <w:rsid w:val="00F25DED"/>
    <w:rsid w:val="00F30B3A"/>
    <w:rsid w:val="00F310C4"/>
    <w:rsid w:val="00F318E8"/>
    <w:rsid w:val="00F31E9E"/>
    <w:rsid w:val="00F3276D"/>
    <w:rsid w:val="00F35CF9"/>
    <w:rsid w:val="00F40551"/>
    <w:rsid w:val="00F43409"/>
    <w:rsid w:val="00F437A2"/>
    <w:rsid w:val="00F46A57"/>
    <w:rsid w:val="00F47600"/>
    <w:rsid w:val="00F5476E"/>
    <w:rsid w:val="00F54B32"/>
    <w:rsid w:val="00F60C93"/>
    <w:rsid w:val="00F6264E"/>
    <w:rsid w:val="00F671A4"/>
    <w:rsid w:val="00F67CBD"/>
    <w:rsid w:val="00F715F8"/>
    <w:rsid w:val="00F75153"/>
    <w:rsid w:val="00F915C4"/>
    <w:rsid w:val="00F91881"/>
    <w:rsid w:val="00F959A0"/>
    <w:rsid w:val="00FA064B"/>
    <w:rsid w:val="00FA171D"/>
    <w:rsid w:val="00FA294B"/>
    <w:rsid w:val="00FA3A0B"/>
    <w:rsid w:val="00FA4FF6"/>
    <w:rsid w:val="00FA6A16"/>
    <w:rsid w:val="00FB25D5"/>
    <w:rsid w:val="00FB2AA1"/>
    <w:rsid w:val="00FB72B1"/>
    <w:rsid w:val="00FC16D5"/>
    <w:rsid w:val="00FC2040"/>
    <w:rsid w:val="00FC2C64"/>
    <w:rsid w:val="00FC4E9C"/>
    <w:rsid w:val="00FD1146"/>
    <w:rsid w:val="00FD21AB"/>
    <w:rsid w:val="00FD6644"/>
    <w:rsid w:val="00FE34C8"/>
    <w:rsid w:val="00FF126E"/>
    <w:rsid w:val="00FF2FF6"/>
    <w:rsid w:val="00FF5F30"/>
    <w:rsid w:val="00FF722E"/>
    <w:rsid w:val="012F5B18"/>
    <w:rsid w:val="02382AF9"/>
    <w:rsid w:val="02CDAB98"/>
    <w:rsid w:val="05A6C482"/>
    <w:rsid w:val="08A1CB68"/>
    <w:rsid w:val="0A32FE63"/>
    <w:rsid w:val="0B94717A"/>
    <w:rsid w:val="0C02ED09"/>
    <w:rsid w:val="0CB855DD"/>
    <w:rsid w:val="0EBB2730"/>
    <w:rsid w:val="0F986958"/>
    <w:rsid w:val="11A55A7F"/>
    <w:rsid w:val="12312279"/>
    <w:rsid w:val="13157D59"/>
    <w:rsid w:val="1326664E"/>
    <w:rsid w:val="13A73C2E"/>
    <w:rsid w:val="161B6140"/>
    <w:rsid w:val="167F94D3"/>
    <w:rsid w:val="1930B3A8"/>
    <w:rsid w:val="1B2D1034"/>
    <w:rsid w:val="1BBB8BBC"/>
    <w:rsid w:val="1C09F652"/>
    <w:rsid w:val="1E767537"/>
    <w:rsid w:val="1FA0EF65"/>
    <w:rsid w:val="223B0880"/>
    <w:rsid w:val="23720859"/>
    <w:rsid w:val="24B53104"/>
    <w:rsid w:val="24D6A6C6"/>
    <w:rsid w:val="25AFE719"/>
    <w:rsid w:val="2A48D4AD"/>
    <w:rsid w:val="2ADAA1DD"/>
    <w:rsid w:val="2B0A85D3"/>
    <w:rsid w:val="2C0DAA33"/>
    <w:rsid w:val="2D0FC04E"/>
    <w:rsid w:val="302A75C9"/>
    <w:rsid w:val="3249DAC5"/>
    <w:rsid w:val="32FFF84E"/>
    <w:rsid w:val="34BAACA7"/>
    <w:rsid w:val="37D9D259"/>
    <w:rsid w:val="3909D834"/>
    <w:rsid w:val="39410809"/>
    <w:rsid w:val="39511A4C"/>
    <w:rsid w:val="39F1FE92"/>
    <w:rsid w:val="3A7304CF"/>
    <w:rsid w:val="3AC22ACC"/>
    <w:rsid w:val="3B2A48CE"/>
    <w:rsid w:val="3B87DAA6"/>
    <w:rsid w:val="3DD7F295"/>
    <w:rsid w:val="3DEA9EEB"/>
    <w:rsid w:val="3F7A897B"/>
    <w:rsid w:val="4080B8D1"/>
    <w:rsid w:val="40972F39"/>
    <w:rsid w:val="40BC61A8"/>
    <w:rsid w:val="411432D3"/>
    <w:rsid w:val="41BC444B"/>
    <w:rsid w:val="426D4AD9"/>
    <w:rsid w:val="445A38E4"/>
    <w:rsid w:val="45A48459"/>
    <w:rsid w:val="45BBAFA0"/>
    <w:rsid w:val="47C9389E"/>
    <w:rsid w:val="48399978"/>
    <w:rsid w:val="49616AFD"/>
    <w:rsid w:val="497B7908"/>
    <w:rsid w:val="49EA76FB"/>
    <w:rsid w:val="4A5704CD"/>
    <w:rsid w:val="4BA10C20"/>
    <w:rsid w:val="4CE077DE"/>
    <w:rsid w:val="4D01C66F"/>
    <w:rsid w:val="4F87744F"/>
    <w:rsid w:val="506163AC"/>
    <w:rsid w:val="51E06902"/>
    <w:rsid w:val="528C1BCC"/>
    <w:rsid w:val="530916C9"/>
    <w:rsid w:val="5344887E"/>
    <w:rsid w:val="565D27FC"/>
    <w:rsid w:val="577463E1"/>
    <w:rsid w:val="58C1DE36"/>
    <w:rsid w:val="58E68FD9"/>
    <w:rsid w:val="59879AE6"/>
    <w:rsid w:val="5C7E035F"/>
    <w:rsid w:val="5D8CBEB4"/>
    <w:rsid w:val="5E149D89"/>
    <w:rsid w:val="5EDC17A4"/>
    <w:rsid w:val="6012D3CF"/>
    <w:rsid w:val="63DFBCDB"/>
    <w:rsid w:val="63F724A1"/>
    <w:rsid w:val="64D03A83"/>
    <w:rsid w:val="66EF2E82"/>
    <w:rsid w:val="678794B0"/>
    <w:rsid w:val="685E4AFE"/>
    <w:rsid w:val="6AB2DE73"/>
    <w:rsid w:val="6C63AA64"/>
    <w:rsid w:val="6F828780"/>
    <w:rsid w:val="6FF9A5F5"/>
    <w:rsid w:val="7731A9A4"/>
    <w:rsid w:val="7CF6C651"/>
    <w:rsid w:val="7DD2E21B"/>
    <w:rsid w:val="7EDAC2DC"/>
    <w:rsid w:val="7F1E8D3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2C0A5"/>
  <w15:docId w15:val="{ADC1F511-EAAB-4997-AF7A-898043C85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B63"/>
    <w:rPr>
      <w:rFonts w:ascii="Arial" w:eastAsia="Times New Roman" w:hAnsi="Arial"/>
      <w:color w:val="000000"/>
      <w:sz w:val="22"/>
      <w:szCs w:val="24"/>
    </w:rPr>
  </w:style>
  <w:style w:type="paragraph" w:styleId="Heading1">
    <w:name w:val="heading 1"/>
    <w:basedOn w:val="Normal"/>
    <w:next w:val="Normal"/>
    <w:link w:val="Heading1Char"/>
    <w:uiPriority w:val="9"/>
    <w:qFormat/>
    <w:rsid w:val="005D5A39"/>
    <w:pPr>
      <w:spacing w:before="240" w:after="120"/>
      <w:jc w:val="center"/>
      <w:outlineLvl w:val="0"/>
    </w:pPr>
    <w:rPr>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013B63"/>
    <w:pPr>
      <w:tabs>
        <w:tab w:val="center" w:pos="4153"/>
        <w:tab w:val="right" w:pos="8306"/>
      </w:tabs>
    </w:pPr>
  </w:style>
  <w:style w:type="character" w:customStyle="1" w:styleId="FooterChar">
    <w:name w:val="Footer Char"/>
    <w:link w:val="Footer"/>
    <w:rsid w:val="00013B63"/>
    <w:rPr>
      <w:rFonts w:ascii="Arial" w:eastAsia="Times New Roman" w:hAnsi="Arial" w:cs="Times New Roman"/>
      <w:color w:val="000000"/>
      <w:szCs w:val="24"/>
      <w:lang w:val="en-GB" w:eastAsia="en-GB"/>
    </w:rPr>
  </w:style>
  <w:style w:type="character" w:styleId="PageNumber">
    <w:name w:val="page number"/>
    <w:basedOn w:val="DefaultParagraphFont"/>
    <w:rsid w:val="00013B63"/>
  </w:style>
  <w:style w:type="paragraph" w:styleId="BalloonText">
    <w:name w:val="Balloon Text"/>
    <w:basedOn w:val="Normal"/>
    <w:link w:val="BalloonTextChar"/>
    <w:uiPriority w:val="99"/>
    <w:semiHidden/>
    <w:unhideWhenUsed/>
    <w:rsid w:val="00013B63"/>
    <w:rPr>
      <w:rFonts w:ascii="Tahoma" w:hAnsi="Tahoma" w:cs="Tahoma"/>
      <w:sz w:val="16"/>
      <w:szCs w:val="16"/>
    </w:rPr>
  </w:style>
  <w:style w:type="character" w:customStyle="1" w:styleId="BalloonTextChar">
    <w:name w:val="Balloon Text Char"/>
    <w:link w:val="BalloonText"/>
    <w:uiPriority w:val="99"/>
    <w:semiHidden/>
    <w:rsid w:val="00013B63"/>
    <w:rPr>
      <w:rFonts w:ascii="Tahoma" w:eastAsia="Times New Roman" w:hAnsi="Tahoma" w:cs="Tahoma"/>
      <w:color w:val="000000"/>
      <w:sz w:val="16"/>
      <w:szCs w:val="16"/>
      <w:lang w:val="en-GB" w:eastAsia="en-GB"/>
    </w:rPr>
  </w:style>
  <w:style w:type="paragraph" w:styleId="Header">
    <w:name w:val="header"/>
    <w:basedOn w:val="Normal"/>
    <w:link w:val="HeaderChar"/>
    <w:uiPriority w:val="99"/>
    <w:unhideWhenUsed/>
    <w:rsid w:val="00AE69B3"/>
    <w:pPr>
      <w:tabs>
        <w:tab w:val="center" w:pos="4680"/>
        <w:tab w:val="right" w:pos="9360"/>
      </w:tabs>
    </w:pPr>
  </w:style>
  <w:style w:type="character" w:customStyle="1" w:styleId="HeaderChar">
    <w:name w:val="Header Char"/>
    <w:link w:val="Header"/>
    <w:uiPriority w:val="99"/>
    <w:rsid w:val="00AE69B3"/>
    <w:rPr>
      <w:rFonts w:ascii="Arial" w:eastAsia="Times New Roman" w:hAnsi="Arial"/>
      <w:color w:val="000000"/>
      <w:sz w:val="22"/>
      <w:szCs w:val="24"/>
      <w:lang w:val="en-GB" w:eastAsia="en-GB"/>
    </w:rPr>
  </w:style>
  <w:style w:type="paragraph" w:styleId="ListParagraph">
    <w:name w:val="List Paragraph"/>
    <w:basedOn w:val="Normal"/>
    <w:uiPriority w:val="34"/>
    <w:qFormat/>
    <w:rsid w:val="00C321EF"/>
    <w:pPr>
      <w:ind w:left="720"/>
    </w:pPr>
    <w:rPr>
      <w:rFonts w:ascii="Calibri" w:eastAsia="Calibri" w:hAnsi="Calibri"/>
      <w:color w:val="auto"/>
      <w:szCs w:val="22"/>
    </w:rPr>
  </w:style>
  <w:style w:type="character" w:styleId="PlaceholderText">
    <w:name w:val="Placeholder Text"/>
    <w:basedOn w:val="DefaultParagraphFont"/>
    <w:uiPriority w:val="99"/>
    <w:semiHidden/>
    <w:rsid w:val="00005AD6"/>
    <w:rPr>
      <w:color w:val="808080"/>
    </w:rPr>
  </w:style>
  <w:style w:type="character" w:styleId="CommentReference">
    <w:name w:val="annotation reference"/>
    <w:basedOn w:val="DefaultParagraphFont"/>
    <w:uiPriority w:val="99"/>
    <w:semiHidden/>
    <w:unhideWhenUsed/>
    <w:rsid w:val="00447103"/>
    <w:rPr>
      <w:sz w:val="16"/>
      <w:szCs w:val="16"/>
    </w:rPr>
  </w:style>
  <w:style w:type="paragraph" w:styleId="CommentText">
    <w:name w:val="annotation text"/>
    <w:basedOn w:val="Normal"/>
    <w:link w:val="CommentTextChar"/>
    <w:uiPriority w:val="99"/>
    <w:unhideWhenUsed/>
    <w:rsid w:val="00447103"/>
    <w:rPr>
      <w:sz w:val="20"/>
      <w:szCs w:val="20"/>
    </w:rPr>
  </w:style>
  <w:style w:type="character" w:customStyle="1" w:styleId="CommentTextChar">
    <w:name w:val="Comment Text Char"/>
    <w:basedOn w:val="DefaultParagraphFont"/>
    <w:link w:val="CommentText"/>
    <w:uiPriority w:val="99"/>
    <w:rsid w:val="00447103"/>
    <w:rPr>
      <w:rFonts w:ascii="Arial" w:eastAsia="Times New Roman" w:hAnsi="Arial"/>
      <w:color w:val="000000"/>
    </w:rPr>
  </w:style>
  <w:style w:type="paragraph" w:styleId="CommentSubject">
    <w:name w:val="annotation subject"/>
    <w:basedOn w:val="CommentText"/>
    <w:next w:val="CommentText"/>
    <w:link w:val="CommentSubjectChar"/>
    <w:uiPriority w:val="99"/>
    <w:semiHidden/>
    <w:unhideWhenUsed/>
    <w:rsid w:val="00447103"/>
    <w:rPr>
      <w:b/>
      <w:bCs/>
    </w:rPr>
  </w:style>
  <w:style w:type="character" w:customStyle="1" w:styleId="CommentSubjectChar">
    <w:name w:val="Comment Subject Char"/>
    <w:basedOn w:val="CommentTextChar"/>
    <w:link w:val="CommentSubject"/>
    <w:uiPriority w:val="99"/>
    <w:semiHidden/>
    <w:rsid w:val="00447103"/>
    <w:rPr>
      <w:rFonts w:ascii="Arial" w:eastAsia="Times New Roman" w:hAnsi="Arial"/>
      <w:b/>
      <w:bCs/>
      <w:color w:val="000000"/>
    </w:rPr>
  </w:style>
  <w:style w:type="paragraph" w:styleId="FootnoteText">
    <w:name w:val="footnote text"/>
    <w:basedOn w:val="Normal"/>
    <w:link w:val="FootnoteTextChar"/>
    <w:uiPriority w:val="99"/>
    <w:semiHidden/>
    <w:unhideWhenUsed/>
    <w:rsid w:val="00191DB0"/>
    <w:rPr>
      <w:sz w:val="20"/>
      <w:szCs w:val="20"/>
    </w:rPr>
  </w:style>
  <w:style w:type="character" w:customStyle="1" w:styleId="FootnoteTextChar">
    <w:name w:val="Footnote Text Char"/>
    <w:basedOn w:val="DefaultParagraphFont"/>
    <w:link w:val="FootnoteText"/>
    <w:uiPriority w:val="99"/>
    <w:semiHidden/>
    <w:rsid w:val="00191DB0"/>
    <w:rPr>
      <w:rFonts w:ascii="Arial" w:eastAsia="Times New Roman" w:hAnsi="Arial"/>
      <w:color w:val="000000"/>
    </w:rPr>
  </w:style>
  <w:style w:type="character" w:styleId="FootnoteReference">
    <w:name w:val="footnote reference"/>
    <w:basedOn w:val="DefaultParagraphFont"/>
    <w:uiPriority w:val="99"/>
    <w:semiHidden/>
    <w:unhideWhenUsed/>
    <w:rsid w:val="00191DB0"/>
    <w:rPr>
      <w:vertAlign w:val="superscript"/>
    </w:rPr>
  </w:style>
  <w:style w:type="character" w:styleId="Hyperlink">
    <w:name w:val="Hyperlink"/>
    <w:basedOn w:val="DefaultParagraphFont"/>
    <w:uiPriority w:val="99"/>
    <w:unhideWhenUsed/>
    <w:rsid w:val="00FB72B1"/>
    <w:rPr>
      <w:color w:val="0000FF" w:themeColor="hyperlink"/>
      <w:u w:val="single"/>
    </w:rPr>
  </w:style>
  <w:style w:type="character" w:styleId="FollowedHyperlink">
    <w:name w:val="FollowedHyperlink"/>
    <w:basedOn w:val="DefaultParagraphFont"/>
    <w:uiPriority w:val="99"/>
    <w:semiHidden/>
    <w:unhideWhenUsed/>
    <w:rsid w:val="001D1D36"/>
    <w:rPr>
      <w:color w:val="800080" w:themeColor="followedHyperlink"/>
      <w:u w:val="single"/>
    </w:rPr>
  </w:style>
  <w:style w:type="paragraph" w:styleId="Revision">
    <w:name w:val="Revision"/>
    <w:hidden/>
    <w:uiPriority w:val="99"/>
    <w:semiHidden/>
    <w:rsid w:val="000323EE"/>
    <w:rPr>
      <w:rFonts w:ascii="Arial" w:eastAsia="Times New Roman" w:hAnsi="Arial"/>
      <w:color w:val="000000"/>
      <w:sz w:val="22"/>
      <w:szCs w:val="24"/>
    </w:rPr>
  </w:style>
  <w:style w:type="character" w:customStyle="1" w:styleId="Heading1Char">
    <w:name w:val="Heading 1 Char"/>
    <w:basedOn w:val="DefaultParagraphFont"/>
    <w:link w:val="Heading1"/>
    <w:uiPriority w:val="9"/>
    <w:rsid w:val="005D5A39"/>
    <w:rPr>
      <w:rFonts w:ascii="Arial" w:eastAsia="Times New Roman" w:hAnsi="Arial"/>
      <w:b/>
      <w:color w:val="000000"/>
      <w:sz w:val="32"/>
      <w:szCs w:val="32"/>
    </w:rPr>
  </w:style>
  <w:style w:type="character" w:styleId="Mention">
    <w:name w:val="Mention"/>
    <w:basedOn w:val="DefaultParagraphFont"/>
    <w:uiPriority w:val="99"/>
    <w:unhideWhenUsed/>
    <w:rPr>
      <w:color w:val="2B579A"/>
      <w:shd w:val="clear" w:color="auto" w:fill="E6E6E6"/>
    </w:rPr>
  </w:style>
  <w:style w:type="character" w:styleId="UnresolvedMention">
    <w:name w:val="Unresolved Mention"/>
    <w:basedOn w:val="DefaultParagraphFont"/>
    <w:uiPriority w:val="99"/>
    <w:semiHidden/>
    <w:unhideWhenUsed/>
    <w:rsid w:val="004F7D6A"/>
    <w:rPr>
      <w:color w:val="605E5C"/>
      <w:shd w:val="clear" w:color="auto" w:fill="E1DFDD"/>
    </w:rPr>
  </w:style>
  <w:style w:type="paragraph" w:styleId="NormalWeb">
    <w:name w:val="Normal (Web)"/>
    <w:basedOn w:val="Normal"/>
    <w:uiPriority w:val="99"/>
    <w:semiHidden/>
    <w:unhideWhenUsed/>
    <w:rsid w:val="002102C8"/>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292502">
      <w:bodyDiv w:val="1"/>
      <w:marLeft w:val="0"/>
      <w:marRight w:val="0"/>
      <w:marTop w:val="0"/>
      <w:marBottom w:val="0"/>
      <w:divBdr>
        <w:top w:val="none" w:sz="0" w:space="0" w:color="auto"/>
        <w:left w:val="none" w:sz="0" w:space="0" w:color="auto"/>
        <w:bottom w:val="none" w:sz="0" w:space="0" w:color="auto"/>
        <w:right w:val="none" w:sz="0" w:space="0" w:color="auto"/>
      </w:divBdr>
    </w:div>
    <w:div w:id="661394752">
      <w:bodyDiv w:val="1"/>
      <w:marLeft w:val="0"/>
      <w:marRight w:val="0"/>
      <w:marTop w:val="0"/>
      <w:marBottom w:val="0"/>
      <w:divBdr>
        <w:top w:val="none" w:sz="0" w:space="0" w:color="auto"/>
        <w:left w:val="none" w:sz="0" w:space="0" w:color="auto"/>
        <w:bottom w:val="none" w:sz="0" w:space="0" w:color="auto"/>
        <w:right w:val="none" w:sz="0" w:space="0" w:color="auto"/>
      </w:divBdr>
    </w:div>
    <w:div w:id="1214266586">
      <w:bodyDiv w:val="1"/>
      <w:marLeft w:val="0"/>
      <w:marRight w:val="0"/>
      <w:marTop w:val="0"/>
      <w:marBottom w:val="0"/>
      <w:divBdr>
        <w:top w:val="none" w:sz="0" w:space="0" w:color="auto"/>
        <w:left w:val="none" w:sz="0" w:space="0" w:color="auto"/>
        <w:bottom w:val="none" w:sz="0" w:space="0" w:color="auto"/>
        <w:right w:val="none" w:sz="0" w:space="0" w:color="auto"/>
      </w:divBdr>
    </w:div>
    <w:div w:id="1598706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intranet.birmingham.ac.uk/as/libraryservices/library/teaching/resourcelists/index.aspx" TargetMode="External"/><Relationship Id="rId18" Type="http://schemas.microsoft.com/office/2016/09/relationships/commentsIds" Target="commentsIds.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qaa.ac.uk/quality-code/subject-benchmark-statements" TargetMode="External"/><Relationship Id="rId7" Type="http://schemas.openxmlformats.org/officeDocument/2006/relationships/styles" Target="styles.xml"/><Relationship Id="rId12" Type="http://schemas.openxmlformats.org/officeDocument/2006/relationships/hyperlink" Target="https://intranet.birmingham.ac.uk/as/registry/policy/programmemodule/Module-Development.aspx" TargetMode="External"/><Relationship Id="rId17" Type="http://schemas.microsoft.com/office/2011/relationships/commentsExtended" Target="commentsExtended.xm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www.officeforstudents.org.uk/media/53821cbf-5779-4380-bf2a-aa8f5c53ecd4/sector-recognised-standards.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bham.sharepoint.com/sites/EducationExcellence/SitePages/tlh-sustainable-education.aspx" TargetMode="External"/><Relationship Id="rId23" Type="http://schemas.openxmlformats.org/officeDocument/2006/relationships/header" Target="header1.xml"/><Relationship Id="rId28" Type="http://schemas.openxmlformats.org/officeDocument/2006/relationships/glossaryDocument" Target="glossary/document.xml"/><Relationship Id="rId10" Type="http://schemas.openxmlformats.org/officeDocument/2006/relationships/footnotes" Target="foot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intranet.birmingham.ac.uk/as/registry/timetabling/timetabling-contacts.aspx" TargetMode="External"/><Relationship Id="rId22" Type="http://schemas.openxmlformats.org/officeDocument/2006/relationships/hyperlink" Target="https://bham.sharepoint.com/sites/EducationExcellence/SitePages/tlh-graduate-attributes.aspx" TargetMode="External"/><Relationship Id="rId27" Type="http://schemas.microsoft.com/office/2011/relationships/people" Target="people.xml"/></Relationships>
</file>

<file path=word/_rels/footnotes.xml.rels><?xml version="1.0" encoding="UTF-8" standalone="yes"?>
<Relationships xmlns="http://schemas.openxmlformats.org/package/2006/relationships"><Relationship Id="rId3" Type="http://schemas.openxmlformats.org/officeDocument/2006/relationships/hyperlink" Target="https://intranet.birmingham.ac.uk/as/registry/timetabling/documents/public/new-approach-to-timetabling-block-structure-final.pdf" TargetMode="External"/><Relationship Id="rId2" Type="http://schemas.openxmlformats.org/officeDocument/2006/relationships/hyperlink" Target="https://intranet.birmingham.ac.uk/as/registry/legislation/documents/public/cohort-legislation-2024-25/policy-consultation-with-students-24-25.pdf" TargetMode="External"/><Relationship Id="rId1" Type="http://schemas.openxmlformats.org/officeDocument/2006/relationships/hyperlink" Target="https://intranet.birmingham.ac.uk/staff/resources/ug-toolkit/cma-guidance.aspx" TargetMode="External"/><Relationship Id="rId6" Type="http://schemas.openxmlformats.org/officeDocument/2006/relationships/hyperlink" Target="https://intranet.birmingham.ac.uk/as/registry/legislation/documents/public/cohort-legislation-2024-25/cop-taught-prog-assessment-24-25.pdf" TargetMode="External"/><Relationship Id="rId5" Type="http://schemas.openxmlformats.org/officeDocument/2006/relationships/hyperlink" Target="https://intranet.birmingham.ac.uk/as/registry/policy/programmemodule/module-development.aspx" TargetMode="External"/><Relationship Id="rId4" Type="http://schemas.openxmlformats.org/officeDocument/2006/relationships/hyperlink" Target="https://intranet.birmingham.ac.uk/student/equality-and-diversity/Index.asp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5809D3741D7429FA863E516A42306B6"/>
        <w:category>
          <w:name w:val="General"/>
          <w:gallery w:val="placeholder"/>
        </w:category>
        <w:types>
          <w:type w:val="bbPlcHdr"/>
        </w:types>
        <w:behaviors>
          <w:behavior w:val="content"/>
        </w:behaviors>
        <w:guid w:val="{C41E7CC0-8BDA-489A-831D-CD2C1FD10A9A}"/>
      </w:docPartPr>
      <w:docPartBody>
        <w:p w:rsidR="00524FA5" w:rsidRDefault="00524FA5" w:rsidP="00524FA5">
          <w:pPr>
            <w:pStyle w:val="85809D3741D7429FA863E516A42306B6"/>
          </w:pPr>
          <w:r w:rsidRPr="00336499">
            <w:rPr>
              <w:rStyle w:val="PlaceholderText"/>
              <w:rFonts w:eastAsia="Calibri"/>
            </w:rPr>
            <w:t>Choose an item.</w:t>
          </w:r>
        </w:p>
      </w:docPartBody>
    </w:docPart>
    <w:docPart>
      <w:docPartPr>
        <w:name w:val="275AB67B5BDF482ABB14310FB136097A"/>
        <w:category>
          <w:name w:val="General"/>
          <w:gallery w:val="placeholder"/>
        </w:category>
        <w:types>
          <w:type w:val="bbPlcHdr"/>
        </w:types>
        <w:behaviors>
          <w:behavior w:val="content"/>
        </w:behaviors>
        <w:guid w:val="{F9EC141E-71BF-474E-A90F-04493EEFABBD}"/>
      </w:docPartPr>
      <w:docPartBody>
        <w:p w:rsidR="00497B0B" w:rsidRDefault="00497B0B" w:rsidP="00497B0B">
          <w:pPr>
            <w:pStyle w:val="275AB67B5BDF482ABB14310FB136097A"/>
          </w:pPr>
          <w:r w:rsidRPr="00336499">
            <w:rPr>
              <w:rStyle w:val="PlaceholderText"/>
              <w:rFonts w:eastAsia="Calibri"/>
            </w:rPr>
            <w:t>Choose an item.</w:t>
          </w:r>
        </w:p>
      </w:docPartBody>
    </w:docPart>
    <w:docPart>
      <w:docPartPr>
        <w:name w:val="551F39F64AF64F989C20C0EEAC9C0ED8"/>
        <w:category>
          <w:name w:val="General"/>
          <w:gallery w:val="placeholder"/>
        </w:category>
        <w:types>
          <w:type w:val="bbPlcHdr"/>
        </w:types>
        <w:behaviors>
          <w:behavior w:val="content"/>
        </w:behaviors>
        <w:guid w:val="{E50BC155-DA4E-46ED-9611-3F63F291DA8D}"/>
      </w:docPartPr>
      <w:docPartBody>
        <w:p w:rsidR="00497B0B" w:rsidRDefault="00497B0B" w:rsidP="00497B0B">
          <w:pPr>
            <w:pStyle w:val="551F39F64AF64F989C20C0EEAC9C0ED8"/>
          </w:pPr>
          <w:r w:rsidRPr="00336499">
            <w:rPr>
              <w:rStyle w:val="PlaceholderText"/>
              <w:rFonts w:eastAsia="Calibri"/>
            </w:rPr>
            <w:t>Choose an item.</w:t>
          </w:r>
        </w:p>
      </w:docPartBody>
    </w:docPart>
    <w:docPart>
      <w:docPartPr>
        <w:name w:val="FF994E6493DE4F32B0CB6F02E449009E"/>
        <w:category>
          <w:name w:val="General"/>
          <w:gallery w:val="placeholder"/>
        </w:category>
        <w:types>
          <w:type w:val="bbPlcHdr"/>
        </w:types>
        <w:behaviors>
          <w:behavior w:val="content"/>
        </w:behaviors>
        <w:guid w:val="{FD0DF909-DAFB-4EA1-A12E-5957989723EE}"/>
      </w:docPartPr>
      <w:docPartBody>
        <w:p w:rsidR="009C415B" w:rsidRDefault="009C415B" w:rsidP="009C415B">
          <w:pPr>
            <w:pStyle w:val="FF994E6493DE4F32B0CB6F02E449009E"/>
          </w:pPr>
          <w:r w:rsidRPr="00336499">
            <w:rPr>
              <w:rStyle w:val="PlaceholderText"/>
              <w:rFonts w:eastAsia="Calibri"/>
            </w:rPr>
            <w:t>Choose an item.</w:t>
          </w:r>
        </w:p>
      </w:docPartBody>
    </w:docPart>
    <w:docPart>
      <w:docPartPr>
        <w:name w:val="A006A98A52E24EE7A44A9E06CBCB631C"/>
        <w:category>
          <w:name w:val="General"/>
          <w:gallery w:val="placeholder"/>
        </w:category>
        <w:types>
          <w:type w:val="bbPlcHdr"/>
        </w:types>
        <w:behaviors>
          <w:behavior w:val="content"/>
        </w:behaviors>
        <w:guid w:val="{1F06375A-E18F-4F50-9CB8-5CBA7F7D7946}"/>
      </w:docPartPr>
      <w:docPartBody>
        <w:p w:rsidR="00A61C1D" w:rsidRDefault="00A61C1D" w:rsidP="00A61C1D">
          <w:pPr>
            <w:pStyle w:val="A006A98A52E24EE7A44A9E06CBCB631C"/>
          </w:pPr>
          <w:r w:rsidRPr="00336499">
            <w:rPr>
              <w:rStyle w:val="PlaceholderText"/>
              <w:rFonts w:eastAsia="Calibri"/>
            </w:rPr>
            <w:t>Choose an item.</w:t>
          </w:r>
        </w:p>
      </w:docPartBody>
    </w:docPart>
    <w:docPart>
      <w:docPartPr>
        <w:name w:val="CC73B962768E48CCAB7BB5A587CA23C2"/>
        <w:category>
          <w:name w:val="General"/>
          <w:gallery w:val="placeholder"/>
        </w:category>
        <w:types>
          <w:type w:val="bbPlcHdr"/>
        </w:types>
        <w:behaviors>
          <w:behavior w:val="content"/>
        </w:behaviors>
        <w:guid w:val="{C91412A9-A387-415E-9CFD-567CDEF684CC}"/>
      </w:docPartPr>
      <w:docPartBody>
        <w:p w:rsidR="00A61C1D" w:rsidRDefault="00A61C1D" w:rsidP="00A61C1D">
          <w:pPr>
            <w:pStyle w:val="CC73B962768E48CCAB7BB5A587CA23C2"/>
          </w:pPr>
          <w:r w:rsidRPr="008373D9">
            <w:rPr>
              <w:rStyle w:val="PlaceholderText"/>
            </w:rPr>
            <w:t>Click here to enter a date.</w:t>
          </w:r>
        </w:p>
      </w:docPartBody>
    </w:docPart>
    <w:docPart>
      <w:docPartPr>
        <w:name w:val="E9DAF5F8A25F4BAEBA86E792F14101D7"/>
        <w:category>
          <w:name w:val="General"/>
          <w:gallery w:val="placeholder"/>
        </w:category>
        <w:types>
          <w:type w:val="bbPlcHdr"/>
        </w:types>
        <w:behaviors>
          <w:behavior w:val="content"/>
        </w:behaviors>
        <w:guid w:val="{5CFA7F1C-6498-400B-BE24-5255B6D2D75A}"/>
      </w:docPartPr>
      <w:docPartBody>
        <w:p w:rsidR="002705BB" w:rsidRDefault="00936EBC" w:rsidP="00936EBC">
          <w:pPr>
            <w:pStyle w:val="E9DAF5F8A25F4BAEBA86E792F14101D7"/>
          </w:pPr>
          <w:r w:rsidRPr="00B2457F">
            <w:rPr>
              <w:rStyle w:val="PlaceholderText"/>
            </w:rPr>
            <w:t>Choose an item.</w:t>
          </w:r>
        </w:p>
      </w:docPartBody>
    </w:docPart>
    <w:docPart>
      <w:docPartPr>
        <w:name w:val="00B0145C260849DD95AF09BB25D68360"/>
        <w:category>
          <w:name w:val="General"/>
          <w:gallery w:val="placeholder"/>
        </w:category>
        <w:types>
          <w:type w:val="bbPlcHdr"/>
        </w:types>
        <w:behaviors>
          <w:behavior w:val="content"/>
        </w:behaviors>
        <w:guid w:val="{D16FDD57-527F-4BB8-B4C9-673E476C46CA}"/>
      </w:docPartPr>
      <w:docPartBody>
        <w:p w:rsidR="002705BB" w:rsidRDefault="00936EBC" w:rsidP="00936EBC">
          <w:pPr>
            <w:pStyle w:val="00B0145C260849DD95AF09BB25D68360"/>
          </w:pPr>
          <w:r w:rsidRPr="0031566D">
            <w:rPr>
              <w:rStyle w:val="PlaceholderText"/>
            </w:rPr>
            <w:t>Choose an item.</w:t>
          </w:r>
        </w:p>
      </w:docPartBody>
    </w:docPart>
    <w:docPart>
      <w:docPartPr>
        <w:name w:val="712C460E344048F1BE1673ED8561AA55"/>
        <w:category>
          <w:name w:val="General"/>
          <w:gallery w:val="placeholder"/>
        </w:category>
        <w:types>
          <w:type w:val="bbPlcHdr"/>
        </w:types>
        <w:behaviors>
          <w:behavior w:val="content"/>
        </w:behaviors>
        <w:guid w:val="{7244BCAB-45DC-4A52-AB68-9E7C8F9694EC}"/>
      </w:docPartPr>
      <w:docPartBody>
        <w:p w:rsidR="005D48AF" w:rsidRDefault="00C27305" w:rsidP="00C27305">
          <w:pPr>
            <w:pStyle w:val="712C460E344048F1BE1673ED8561AA55"/>
          </w:pPr>
          <w:r w:rsidRPr="00336499">
            <w:rPr>
              <w:rStyle w:val="PlaceholderText"/>
              <w:rFonts w:eastAsia="Calibri"/>
            </w:rPr>
            <w:t>Choose an item.</w:t>
          </w:r>
        </w:p>
      </w:docPartBody>
    </w:docPart>
    <w:docPart>
      <w:docPartPr>
        <w:name w:val="0EDF8AA2DB1442E4BD301CA7BF05E6DA"/>
        <w:category>
          <w:name w:val="General"/>
          <w:gallery w:val="placeholder"/>
        </w:category>
        <w:types>
          <w:type w:val="bbPlcHdr"/>
        </w:types>
        <w:behaviors>
          <w:behavior w:val="content"/>
        </w:behaviors>
        <w:guid w:val="{29C3ADFC-31EF-4E50-8323-6DBB9A24A718}"/>
      </w:docPartPr>
      <w:docPartBody>
        <w:p w:rsidR="00866CD7" w:rsidRDefault="001F0A3C" w:rsidP="001F0A3C">
          <w:pPr>
            <w:pStyle w:val="0EDF8AA2DB1442E4BD301CA7BF05E6DA"/>
          </w:pPr>
          <w:r>
            <w:rPr>
              <w:rStyle w:val="PlaceholderText"/>
              <w:rFonts w:eastAsia="Calibri"/>
            </w:rPr>
            <w:t>Choose an item.</w:t>
          </w:r>
        </w:p>
      </w:docPartBody>
    </w:docPart>
    <w:docPart>
      <w:docPartPr>
        <w:name w:val="CEB19BFFCC284770A7DFB9273C766DF6"/>
        <w:category>
          <w:name w:val="General"/>
          <w:gallery w:val="placeholder"/>
        </w:category>
        <w:types>
          <w:type w:val="bbPlcHdr"/>
        </w:types>
        <w:behaviors>
          <w:behavior w:val="content"/>
        </w:behaviors>
        <w:guid w:val="{4170325F-39F3-4194-B25E-0964E833C7A4}"/>
      </w:docPartPr>
      <w:docPartBody>
        <w:p w:rsidR="00FF2FF6" w:rsidRDefault="00FF2FF6" w:rsidP="00FF2FF6">
          <w:pPr>
            <w:pStyle w:val="CEB19BFFCC284770A7DFB9273C766DF6"/>
          </w:pPr>
          <w:r w:rsidRPr="007F7BA1">
            <w:rPr>
              <w:rStyle w:val="PlaceholderText"/>
              <w:rFonts w:eastAsia="Calibri"/>
            </w:rPr>
            <w:t>Choose an item.</w:t>
          </w:r>
        </w:p>
      </w:docPartBody>
    </w:docPart>
    <w:docPart>
      <w:docPartPr>
        <w:name w:val="5D1283ECA2004FF88EE0619418F09884"/>
        <w:category>
          <w:name w:val="General"/>
          <w:gallery w:val="placeholder"/>
        </w:category>
        <w:types>
          <w:type w:val="bbPlcHdr"/>
        </w:types>
        <w:behaviors>
          <w:behavior w:val="content"/>
        </w:behaviors>
        <w:guid w:val="{E423820F-B0CA-4224-99B0-46B2D4923568}"/>
      </w:docPartPr>
      <w:docPartBody>
        <w:p w:rsidR="00A03841" w:rsidRDefault="00AA3AE1" w:rsidP="00AA3AE1">
          <w:pPr>
            <w:pStyle w:val="5D1283ECA2004FF88EE0619418F09884"/>
          </w:pPr>
          <w:r>
            <w:rPr>
              <w:rStyle w:val="PlaceholderText"/>
              <w:rFonts w:eastAsia="Calibri"/>
            </w:rPr>
            <w:t>Choose an item.</w:t>
          </w:r>
        </w:p>
      </w:docPartBody>
    </w:docPart>
    <w:docPart>
      <w:docPartPr>
        <w:name w:val="420CEC94CFF746F39E86283C0F72A8C3"/>
        <w:category>
          <w:name w:val="General"/>
          <w:gallery w:val="placeholder"/>
        </w:category>
        <w:types>
          <w:type w:val="bbPlcHdr"/>
        </w:types>
        <w:behaviors>
          <w:behavior w:val="content"/>
        </w:behaviors>
        <w:guid w:val="{91489815-1501-4E80-9988-3B9D3D30AE25}"/>
      </w:docPartPr>
      <w:docPartBody>
        <w:p w:rsidR="00A03841" w:rsidRDefault="00A03841" w:rsidP="00A03841">
          <w:pPr>
            <w:pStyle w:val="420CEC94CFF746F39E86283C0F72A8C3"/>
          </w:pPr>
          <w:r>
            <w:rPr>
              <w:rStyle w:val="PlaceholderText"/>
              <w:rFonts w:eastAsia="Calibri"/>
            </w:rPr>
            <w:t>Choose an item.</w:t>
          </w:r>
        </w:p>
      </w:docPartBody>
    </w:docPart>
    <w:docPart>
      <w:docPartPr>
        <w:name w:val="FB666BDF31A7439FA4A536AEE0D86E1A"/>
        <w:category>
          <w:name w:val="General"/>
          <w:gallery w:val="placeholder"/>
        </w:category>
        <w:types>
          <w:type w:val="bbPlcHdr"/>
        </w:types>
        <w:behaviors>
          <w:behavior w:val="content"/>
        </w:behaviors>
        <w:guid w:val="{4AEA9A3A-C287-4F58-86DF-AFC5A8EABDB7}"/>
      </w:docPartPr>
      <w:docPartBody>
        <w:p w:rsidR="00B63CE6" w:rsidRDefault="00B63CE6" w:rsidP="00B63CE6">
          <w:pPr>
            <w:pStyle w:val="FB666BDF31A7439FA4A536AEE0D86E1A"/>
          </w:pPr>
          <w:r w:rsidRPr="0031566D">
            <w:rPr>
              <w:rStyle w:val="PlaceholderText"/>
              <w:rFonts w:eastAsia="Calibri"/>
            </w:rPr>
            <w:t>Choose an item.</w:t>
          </w:r>
        </w:p>
      </w:docPartBody>
    </w:docPart>
    <w:docPart>
      <w:docPartPr>
        <w:name w:val="306B220ED9294D399A833D6BEA17ADE2"/>
        <w:category>
          <w:name w:val="General"/>
          <w:gallery w:val="placeholder"/>
        </w:category>
        <w:types>
          <w:type w:val="bbPlcHdr"/>
        </w:types>
        <w:behaviors>
          <w:behavior w:val="content"/>
        </w:behaviors>
        <w:guid w:val="{BF5D7094-A622-4184-8AAA-00AFE40E984C}"/>
      </w:docPartPr>
      <w:docPartBody>
        <w:p w:rsidR="00B63CE6" w:rsidRDefault="00B63CE6" w:rsidP="00B63CE6">
          <w:pPr>
            <w:pStyle w:val="306B220ED9294D399A833D6BEA17ADE2"/>
          </w:pPr>
          <w:r w:rsidRPr="0031566D">
            <w:rPr>
              <w:rStyle w:val="PlaceholderText"/>
              <w:rFonts w:eastAsia="Calibri"/>
            </w:rPr>
            <w:t>Choose an item.</w:t>
          </w:r>
        </w:p>
      </w:docPartBody>
    </w:docPart>
    <w:docPart>
      <w:docPartPr>
        <w:name w:val="3A35D930645247CABB6F6884364512FF"/>
        <w:category>
          <w:name w:val="General"/>
          <w:gallery w:val="placeholder"/>
        </w:category>
        <w:types>
          <w:type w:val="bbPlcHdr"/>
        </w:types>
        <w:behaviors>
          <w:behavior w:val="content"/>
        </w:behaviors>
        <w:guid w:val="{C70AA16B-8EC9-4A81-AB8A-3B20DD3F522A}"/>
      </w:docPartPr>
      <w:docPartBody>
        <w:p w:rsidR="00B63CE6" w:rsidRDefault="00B63CE6" w:rsidP="00B63CE6">
          <w:pPr>
            <w:pStyle w:val="3A35D930645247CABB6F6884364512FF"/>
          </w:pPr>
          <w:r w:rsidRPr="0031566D">
            <w:rPr>
              <w:rStyle w:val="PlaceholderText"/>
              <w:rFonts w:eastAsia="Calibri"/>
            </w:rPr>
            <w:t>Choose an item.</w:t>
          </w:r>
        </w:p>
      </w:docPartBody>
    </w:docPart>
    <w:docPart>
      <w:docPartPr>
        <w:name w:val="1398A5EA234D4628830AD39F8D9DBEE4"/>
        <w:category>
          <w:name w:val="General"/>
          <w:gallery w:val="placeholder"/>
        </w:category>
        <w:types>
          <w:type w:val="bbPlcHdr"/>
        </w:types>
        <w:behaviors>
          <w:behavior w:val="content"/>
        </w:behaviors>
        <w:guid w:val="{1E049E79-82E0-4412-A6B6-4BA05679BE5C}"/>
      </w:docPartPr>
      <w:docPartBody>
        <w:p w:rsidR="00B63CE6" w:rsidRDefault="00B63CE6" w:rsidP="00B63CE6">
          <w:pPr>
            <w:pStyle w:val="1398A5EA234D4628830AD39F8D9DBEE4"/>
          </w:pPr>
          <w:r w:rsidRPr="0031566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6FFC"/>
    <w:rsid w:val="000529AF"/>
    <w:rsid w:val="000655D6"/>
    <w:rsid w:val="000A67DA"/>
    <w:rsid w:val="000D558C"/>
    <w:rsid w:val="000E286B"/>
    <w:rsid w:val="000F56AE"/>
    <w:rsid w:val="0010212C"/>
    <w:rsid w:val="00133825"/>
    <w:rsid w:val="00134970"/>
    <w:rsid w:val="001372BE"/>
    <w:rsid w:val="00152360"/>
    <w:rsid w:val="00153283"/>
    <w:rsid w:val="00157D8F"/>
    <w:rsid w:val="001763F9"/>
    <w:rsid w:val="0019148C"/>
    <w:rsid w:val="001B24DD"/>
    <w:rsid w:val="001C5264"/>
    <w:rsid w:val="001F0A3C"/>
    <w:rsid w:val="001F5DDF"/>
    <w:rsid w:val="00214E38"/>
    <w:rsid w:val="00215F86"/>
    <w:rsid w:val="00217BEC"/>
    <w:rsid w:val="00240861"/>
    <w:rsid w:val="00243FFA"/>
    <w:rsid w:val="00245941"/>
    <w:rsid w:val="002705BB"/>
    <w:rsid w:val="002B3539"/>
    <w:rsid w:val="002E196F"/>
    <w:rsid w:val="002E6E14"/>
    <w:rsid w:val="00301437"/>
    <w:rsid w:val="00332FA5"/>
    <w:rsid w:val="00357FAD"/>
    <w:rsid w:val="00371031"/>
    <w:rsid w:val="003920D3"/>
    <w:rsid w:val="003E4D75"/>
    <w:rsid w:val="003F65DA"/>
    <w:rsid w:val="003F6FFC"/>
    <w:rsid w:val="0040206F"/>
    <w:rsid w:val="0047114E"/>
    <w:rsid w:val="00473A62"/>
    <w:rsid w:val="00497B0B"/>
    <w:rsid w:val="004A3A29"/>
    <w:rsid w:val="004B4873"/>
    <w:rsid w:val="00500656"/>
    <w:rsid w:val="00524FA5"/>
    <w:rsid w:val="0052710C"/>
    <w:rsid w:val="0055777F"/>
    <w:rsid w:val="00567200"/>
    <w:rsid w:val="005721BB"/>
    <w:rsid w:val="005866A1"/>
    <w:rsid w:val="005B7467"/>
    <w:rsid w:val="005D48AF"/>
    <w:rsid w:val="005F66BB"/>
    <w:rsid w:val="00652F8B"/>
    <w:rsid w:val="00661EE9"/>
    <w:rsid w:val="006924C2"/>
    <w:rsid w:val="006A00AE"/>
    <w:rsid w:val="006A5709"/>
    <w:rsid w:val="006C2083"/>
    <w:rsid w:val="007222CA"/>
    <w:rsid w:val="00722321"/>
    <w:rsid w:val="007274CD"/>
    <w:rsid w:val="007414BD"/>
    <w:rsid w:val="00756E5D"/>
    <w:rsid w:val="00776A4C"/>
    <w:rsid w:val="007831F5"/>
    <w:rsid w:val="007B2517"/>
    <w:rsid w:val="007C2A2A"/>
    <w:rsid w:val="007D6F3C"/>
    <w:rsid w:val="008174B5"/>
    <w:rsid w:val="00822C76"/>
    <w:rsid w:val="0083367A"/>
    <w:rsid w:val="0086021F"/>
    <w:rsid w:val="00866CD7"/>
    <w:rsid w:val="00867EC0"/>
    <w:rsid w:val="009264F5"/>
    <w:rsid w:val="0093263B"/>
    <w:rsid w:val="00934BCF"/>
    <w:rsid w:val="00936694"/>
    <w:rsid w:val="00936EBC"/>
    <w:rsid w:val="009511AC"/>
    <w:rsid w:val="009A1E1F"/>
    <w:rsid w:val="009B175C"/>
    <w:rsid w:val="009B6E2B"/>
    <w:rsid w:val="009C070F"/>
    <w:rsid w:val="009C415B"/>
    <w:rsid w:val="009E08FC"/>
    <w:rsid w:val="009F6F84"/>
    <w:rsid w:val="00A0232B"/>
    <w:rsid w:val="00A03841"/>
    <w:rsid w:val="00A04C15"/>
    <w:rsid w:val="00A05F90"/>
    <w:rsid w:val="00A3540F"/>
    <w:rsid w:val="00A5368B"/>
    <w:rsid w:val="00A61C1D"/>
    <w:rsid w:val="00A75112"/>
    <w:rsid w:val="00A8717D"/>
    <w:rsid w:val="00AA3AE1"/>
    <w:rsid w:val="00B2459D"/>
    <w:rsid w:val="00B63CE6"/>
    <w:rsid w:val="00B91F68"/>
    <w:rsid w:val="00B96471"/>
    <w:rsid w:val="00BD67D3"/>
    <w:rsid w:val="00BE2C8C"/>
    <w:rsid w:val="00BE46B5"/>
    <w:rsid w:val="00BF67DA"/>
    <w:rsid w:val="00C0010E"/>
    <w:rsid w:val="00C27305"/>
    <w:rsid w:val="00C41CBB"/>
    <w:rsid w:val="00C612DB"/>
    <w:rsid w:val="00C6164C"/>
    <w:rsid w:val="00C8087D"/>
    <w:rsid w:val="00C91F98"/>
    <w:rsid w:val="00CA4139"/>
    <w:rsid w:val="00CB4C2E"/>
    <w:rsid w:val="00CC1FAA"/>
    <w:rsid w:val="00CD1C8E"/>
    <w:rsid w:val="00CE2E01"/>
    <w:rsid w:val="00D05245"/>
    <w:rsid w:val="00D152BD"/>
    <w:rsid w:val="00D5121B"/>
    <w:rsid w:val="00D56275"/>
    <w:rsid w:val="00D67559"/>
    <w:rsid w:val="00DA6A80"/>
    <w:rsid w:val="00DE295F"/>
    <w:rsid w:val="00DE7A86"/>
    <w:rsid w:val="00DF50A0"/>
    <w:rsid w:val="00DF5E75"/>
    <w:rsid w:val="00DF716E"/>
    <w:rsid w:val="00E01704"/>
    <w:rsid w:val="00E11B63"/>
    <w:rsid w:val="00E20BDE"/>
    <w:rsid w:val="00E278F8"/>
    <w:rsid w:val="00E3302D"/>
    <w:rsid w:val="00E417F8"/>
    <w:rsid w:val="00E42156"/>
    <w:rsid w:val="00E63BE8"/>
    <w:rsid w:val="00E647F5"/>
    <w:rsid w:val="00EE2692"/>
    <w:rsid w:val="00EF335A"/>
    <w:rsid w:val="00F221C4"/>
    <w:rsid w:val="00F338AA"/>
    <w:rsid w:val="00F35CF9"/>
    <w:rsid w:val="00F46A57"/>
    <w:rsid w:val="00F6264E"/>
    <w:rsid w:val="00F64A55"/>
    <w:rsid w:val="00F85AC6"/>
    <w:rsid w:val="00FB2AA1"/>
    <w:rsid w:val="00FC6CE1"/>
    <w:rsid w:val="00FF2FF6"/>
    <w:rsid w:val="00FF331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63CE6"/>
    <w:rPr>
      <w:color w:val="808080"/>
    </w:rPr>
  </w:style>
  <w:style w:type="paragraph" w:customStyle="1" w:styleId="E9DAF5F8A25F4BAEBA86E792F14101D7">
    <w:name w:val="E9DAF5F8A25F4BAEBA86E792F14101D7"/>
    <w:rsid w:val="00936EBC"/>
    <w:pPr>
      <w:spacing w:after="160" w:line="259" w:lineRule="auto"/>
    </w:pPr>
  </w:style>
  <w:style w:type="paragraph" w:customStyle="1" w:styleId="00B0145C260849DD95AF09BB25D68360">
    <w:name w:val="00B0145C260849DD95AF09BB25D68360"/>
    <w:rsid w:val="00936EBC"/>
    <w:pPr>
      <w:spacing w:after="160" w:line="259" w:lineRule="auto"/>
    </w:pPr>
  </w:style>
  <w:style w:type="paragraph" w:customStyle="1" w:styleId="85809D3741D7429FA863E516A42306B6">
    <w:name w:val="85809D3741D7429FA863E516A42306B6"/>
    <w:rsid w:val="00524FA5"/>
  </w:style>
  <w:style w:type="paragraph" w:customStyle="1" w:styleId="275AB67B5BDF482ABB14310FB136097A">
    <w:name w:val="275AB67B5BDF482ABB14310FB136097A"/>
    <w:rsid w:val="00497B0B"/>
  </w:style>
  <w:style w:type="paragraph" w:customStyle="1" w:styleId="551F39F64AF64F989C20C0EEAC9C0ED8">
    <w:name w:val="551F39F64AF64F989C20C0EEAC9C0ED8"/>
    <w:rsid w:val="00497B0B"/>
  </w:style>
  <w:style w:type="paragraph" w:customStyle="1" w:styleId="FF994E6493DE4F32B0CB6F02E449009E">
    <w:name w:val="FF994E6493DE4F32B0CB6F02E449009E"/>
    <w:rsid w:val="009C415B"/>
  </w:style>
  <w:style w:type="paragraph" w:customStyle="1" w:styleId="A006A98A52E24EE7A44A9E06CBCB631C">
    <w:name w:val="A006A98A52E24EE7A44A9E06CBCB631C"/>
    <w:rsid w:val="00A61C1D"/>
    <w:pPr>
      <w:spacing w:after="160" w:line="259" w:lineRule="auto"/>
    </w:pPr>
  </w:style>
  <w:style w:type="paragraph" w:customStyle="1" w:styleId="CC73B962768E48CCAB7BB5A587CA23C2">
    <w:name w:val="CC73B962768E48CCAB7BB5A587CA23C2"/>
    <w:rsid w:val="00A61C1D"/>
    <w:pPr>
      <w:spacing w:after="160" w:line="259" w:lineRule="auto"/>
    </w:pPr>
  </w:style>
  <w:style w:type="paragraph" w:customStyle="1" w:styleId="5D1283ECA2004FF88EE0619418F09884">
    <w:name w:val="5D1283ECA2004FF88EE0619418F09884"/>
    <w:rsid w:val="00AA3AE1"/>
    <w:pPr>
      <w:spacing w:after="160" w:line="278" w:lineRule="auto"/>
    </w:pPr>
    <w:rPr>
      <w:kern w:val="2"/>
      <w:sz w:val="24"/>
      <w:szCs w:val="24"/>
      <w14:ligatures w14:val="standardContextual"/>
    </w:rPr>
  </w:style>
  <w:style w:type="paragraph" w:customStyle="1" w:styleId="420CEC94CFF746F39E86283C0F72A8C3">
    <w:name w:val="420CEC94CFF746F39E86283C0F72A8C3"/>
    <w:rsid w:val="00A03841"/>
    <w:pPr>
      <w:spacing w:after="160" w:line="278" w:lineRule="auto"/>
    </w:pPr>
    <w:rPr>
      <w:kern w:val="2"/>
      <w:sz w:val="24"/>
      <w:szCs w:val="24"/>
      <w14:ligatures w14:val="standardContextual"/>
    </w:rPr>
  </w:style>
  <w:style w:type="paragraph" w:customStyle="1" w:styleId="712C460E344048F1BE1673ED8561AA55">
    <w:name w:val="712C460E344048F1BE1673ED8561AA55"/>
    <w:rsid w:val="00C27305"/>
    <w:pPr>
      <w:spacing w:after="160" w:line="278" w:lineRule="auto"/>
    </w:pPr>
    <w:rPr>
      <w:kern w:val="2"/>
      <w:sz w:val="24"/>
      <w:szCs w:val="24"/>
      <w14:ligatures w14:val="standardContextual"/>
    </w:rPr>
  </w:style>
  <w:style w:type="paragraph" w:customStyle="1" w:styleId="0EDF8AA2DB1442E4BD301CA7BF05E6DA">
    <w:name w:val="0EDF8AA2DB1442E4BD301CA7BF05E6DA"/>
    <w:rsid w:val="001F0A3C"/>
    <w:pPr>
      <w:spacing w:after="160" w:line="278" w:lineRule="auto"/>
    </w:pPr>
    <w:rPr>
      <w:kern w:val="2"/>
      <w:sz w:val="24"/>
      <w:szCs w:val="24"/>
      <w14:ligatures w14:val="standardContextual"/>
    </w:rPr>
  </w:style>
  <w:style w:type="paragraph" w:customStyle="1" w:styleId="CEB19BFFCC284770A7DFB9273C766DF6">
    <w:name w:val="CEB19BFFCC284770A7DFB9273C766DF6"/>
    <w:rsid w:val="00FF2FF6"/>
    <w:pPr>
      <w:spacing w:after="160" w:line="278" w:lineRule="auto"/>
    </w:pPr>
    <w:rPr>
      <w:kern w:val="2"/>
      <w:sz w:val="24"/>
      <w:szCs w:val="24"/>
      <w14:ligatures w14:val="standardContextual"/>
    </w:rPr>
  </w:style>
  <w:style w:type="paragraph" w:customStyle="1" w:styleId="FB666BDF31A7439FA4A536AEE0D86E1A">
    <w:name w:val="FB666BDF31A7439FA4A536AEE0D86E1A"/>
    <w:rsid w:val="00B63CE6"/>
    <w:pPr>
      <w:spacing w:after="160" w:line="278" w:lineRule="auto"/>
    </w:pPr>
    <w:rPr>
      <w:kern w:val="2"/>
      <w:sz w:val="24"/>
      <w:szCs w:val="24"/>
      <w14:ligatures w14:val="standardContextual"/>
    </w:rPr>
  </w:style>
  <w:style w:type="paragraph" w:customStyle="1" w:styleId="306B220ED9294D399A833D6BEA17ADE2">
    <w:name w:val="306B220ED9294D399A833D6BEA17ADE2"/>
    <w:rsid w:val="00B63CE6"/>
    <w:pPr>
      <w:spacing w:after="160" w:line="278" w:lineRule="auto"/>
    </w:pPr>
    <w:rPr>
      <w:kern w:val="2"/>
      <w:sz w:val="24"/>
      <w:szCs w:val="24"/>
      <w14:ligatures w14:val="standardContextual"/>
    </w:rPr>
  </w:style>
  <w:style w:type="paragraph" w:customStyle="1" w:styleId="3A35D930645247CABB6F6884364512FF">
    <w:name w:val="3A35D930645247CABB6F6884364512FF"/>
    <w:rsid w:val="00B63CE6"/>
    <w:pPr>
      <w:spacing w:after="160" w:line="278" w:lineRule="auto"/>
    </w:pPr>
    <w:rPr>
      <w:kern w:val="2"/>
      <w:sz w:val="24"/>
      <w:szCs w:val="24"/>
      <w14:ligatures w14:val="standardContextual"/>
    </w:rPr>
  </w:style>
  <w:style w:type="paragraph" w:customStyle="1" w:styleId="1398A5EA234D4628830AD39F8D9DBEE4">
    <w:name w:val="1398A5EA234D4628830AD39F8D9DBEE4"/>
    <w:rsid w:val="00B63CE6"/>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9A367941B7844F9D8CEA47A4E56F7C" ma:contentTypeVersion="24" ma:contentTypeDescription="Create a new document." ma:contentTypeScope="" ma:versionID="f707404f79f3d526f4eaa40e2f9eecc6">
  <xsd:schema xmlns:xsd="http://www.w3.org/2001/XMLSchema" xmlns:xs="http://www.w3.org/2001/XMLSchema" xmlns:p="http://schemas.microsoft.com/office/2006/metadata/properties" xmlns:ns1="e0ec621d-8d04-44e9-b38b-d8866df1a2e9" xmlns:ns3="601100c8-fa6e-4733-ac81-92ecdcb63626" targetNamespace="http://schemas.microsoft.com/office/2006/metadata/properties" ma:root="true" ma:fieldsID="07df61fc2d74aa5b54ba8acf33a4d6b8" ns1:_="" ns3:_="">
    <xsd:import namespace="e0ec621d-8d04-44e9-b38b-d8866df1a2e9"/>
    <xsd:import namespace="601100c8-fa6e-4733-ac81-92ecdcb63626"/>
    <xsd:element name="properties">
      <xsd:complexType>
        <xsd:sequence>
          <xsd:element name="documentManagement">
            <xsd:complexType>
              <xsd:all>
                <xsd:element ref="ns1:CQAAC_x0020_paper_x0020_or_x0020_Chair_x0027_s_x0020_action"/>
                <xsd:element ref="ns1:School"/>
                <xsd:element ref="ns1:Item_x0020_type"/>
                <xsd:element ref="ns1:Year_x0020_of_x0020_implementation"/>
                <xsd:element ref="ns1:Current_x0020_status" minOccurs="0"/>
                <xsd:element ref="ns3:b3915bece4ef46fea38bb9fe103a6176" minOccurs="0"/>
                <xsd:element ref="ns1:Item_x0020_status"/>
                <xsd:element ref="ns3:TaxCatchAll" minOccurs="0"/>
                <xsd:element ref="ns1:MediaServiceMetadata" minOccurs="0"/>
                <xsd:element ref="ns1:MediaServiceFastMetadata" minOccurs="0"/>
                <xsd:element ref="ns1:MediaServiceAutoKeyPoints" minOccurs="0"/>
                <xsd:element ref="ns1:MediaServiceKeyPoints" minOccurs="0"/>
                <xsd:element ref="ns1:MediaServiceObjectDetectorVersions" minOccurs="0"/>
                <xsd:element ref="ns1: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ec621d-8d04-44e9-b38b-d8866df1a2e9" elementFormDefault="qualified">
    <xsd:import namespace="http://schemas.microsoft.com/office/2006/documentManagement/types"/>
    <xsd:import namespace="http://schemas.microsoft.com/office/infopath/2007/PartnerControls"/>
    <xsd:element name="CQAAC_x0020_paper_x0020_or_x0020_Chair_x0027_s_x0020_action" ma:index="0" ma:displayName="CQAAC paper or Chair's action" ma:description="All module-level paperwork and minor programme modifications should be submitted as chair's actions. Any other programme-level changes should be discussed with the CQAAC Secretary before they are submitted for Chair's action." ma:format="RadioButtons" ma:internalName="CQAAC_x0020_paper_x0020_or_x0020_Chair_x0027_s_x0020_action">
      <xsd:simpleType>
        <xsd:restriction base="dms:Choice">
          <xsd:enumeration value="CQAAC paper"/>
          <xsd:enumeration value="Chair's action"/>
          <xsd:enumeration value="N/A (for information only)"/>
        </xsd:restriction>
      </xsd:simpleType>
    </xsd:element>
    <xsd:element name="School" ma:index="3" ma:displayName="School" ma:format="Dropdown" ma:internalName="School">
      <xsd:simpleType>
        <xsd:restriction base="dms:Choice">
          <xsd:enumeration value="Business"/>
          <xsd:enumeration value="Education"/>
          <xsd:enumeration value="Government"/>
          <xsd:enumeration value="Social Policy and Society"/>
          <xsd:enumeration value="College Hub"/>
          <xsd:enumeration value="All Schools"/>
        </xsd:restriction>
      </xsd:simpleType>
    </xsd:element>
    <xsd:element name="Item_x0020_type" ma:index="4" ma:displayName="Item type" ma:format="Dropdown" ma:internalName="Item_x0020_type">
      <xsd:simpleType>
        <xsd:restriction base="dms:Choice">
          <xsd:enumeration value="Module proposal"/>
          <xsd:enumeration value="Module modification"/>
          <xsd:enumeration value="Module withdrawal"/>
          <xsd:enumeration value="Plan to Develop a New Programme"/>
          <xsd:enumeration value="New Programme Proposal"/>
          <xsd:enumeration value="Approval in Principle"/>
          <xsd:enumeration value="Programme modification (minor)"/>
          <xsd:enumeration value="Programme modification (major/exceptional)"/>
          <xsd:enumeration value="Placement proposal"/>
          <xsd:enumeration value="Programme withdrawal"/>
          <xsd:enumeration value="Programme suspension"/>
          <xsd:enumeration value="Programme reactivation"/>
          <xsd:enumeration value="Exemption from regs request"/>
          <xsd:enumeration value="Microcredential Proposal"/>
        </xsd:restriction>
      </xsd:simpleType>
    </xsd:element>
    <xsd:element name="Year_x0020_of_x0020_implementation" ma:index="5" ma:displayName="Year of implementation" ma:format="RadioButtons" ma:internalName="Year_x0020_of_x0020_implementation">
      <xsd:simpleType>
        <xsd:restriction base="dms:Choice">
          <xsd:enumeration value="2022/23"/>
          <xsd:enumeration value="2023/24"/>
          <xsd:enumeration value="2024/25"/>
          <xsd:enumeration value="2025/26"/>
          <xsd:enumeration value="2026/27"/>
          <xsd:enumeration value="2027/28"/>
          <xsd:enumeration value="2028/29"/>
          <xsd:enumeration value="2029/30"/>
        </xsd:restriction>
      </xsd:simpleType>
    </xsd:element>
    <xsd:element name="Current_x0020_status" ma:index="6" nillable="true" ma:displayName="Notes" ma:internalName="Current_x0020_status" ma:readOnly="false">
      <xsd:simpleType>
        <xsd:restriction base="dms:Note">
          <xsd:maxLength value="255"/>
        </xsd:restriction>
      </xsd:simpleType>
    </xsd:element>
    <xsd:element name="Item_x0020_status" ma:index="12" ma:displayName="Item status" ma:default="Submitted for approval" ma:description="This column indicated the approval status of an item. 'Returned to School' indicates the School needs to take action.&#10;&#10;'Paperwork incomplete' means that it does not meet the minimum threshold for College consideration (available on the submission page). This includes comments from, and consultation with, all relevant College/University partners.&#10;&#10;'Awaiting business partner consultation' is used for items on which the Chair wishes to consult before approving an item." ma:format="Dropdown" ma:internalName="Item_x0020_status">
      <xsd:simpleType>
        <xsd:restriction base="dms:Choice">
          <xsd:enumeration value="Submitted for approval"/>
          <xsd:enumeration value="Awaiting review by Chair"/>
          <xsd:enumeration value="On next meeting agenda"/>
          <xsd:enumeration value="Considered at CQAAC - awaiting final approval"/>
          <xsd:enumeration value="Post-CQAAC actions in progress"/>
          <xsd:enumeration value="Returned to School - paperwork incomplete"/>
          <xsd:enumeration value="Returned to School - see comments"/>
          <xsd:enumeration value="Rejected - see comments"/>
          <xsd:enumeration value="Approved by CQAAC"/>
          <xsd:enumeration value="Approved by Chair's Action"/>
          <xsd:enumeration value="Awaiting College Board approval"/>
          <xsd:enumeration value="Approved by College Board"/>
          <xsd:enumeration value="Awaiting QESC (or equivalent) approval"/>
          <xsd:enumeration value="Approved by QESC"/>
          <xsd:enumeration value="Sent to CMT"/>
          <xsd:enumeration value="Final version (CMT confirmation)"/>
          <xsd:enumeration value="Did not progress to approval"/>
        </xsd:restriction>
      </xsd:simpleType>
    </xsd:element>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1100c8-fa6e-4733-ac81-92ecdcb63626" elementFormDefault="qualified">
    <xsd:import namespace="http://schemas.microsoft.com/office/2006/documentManagement/types"/>
    <xsd:import namespace="http://schemas.microsoft.com/office/infopath/2007/PartnerControls"/>
    <xsd:element name="b3915bece4ef46fea38bb9fe103a6176" ma:index="10" nillable="true" ma:taxonomy="true" ma:internalName="b3915bece4ef46fea38bb9fe103a6176" ma:taxonomyFieldName="Document_x0020_Security_x0020_Type" ma:displayName="Document Security Type" ma:readOnly="false" ma:default="1;#Restricted|a3967369-70e6-4d62-983e-0cb1053b6319" ma:fieldId="{b3915bec-e4ef-46fe-a38b-b9fe103a6176}" ma:sspId="ac7af76c-f141-45ca-ae1a-4959eb0cbd43" ma:termSetId="f5148cf2-5f8e-4285-8c84-195045e987ac"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aedfc218-e67e-4c06-944b-a5da2d0fd03b}" ma:internalName="TaxCatchAll" ma:showField="CatchAllData" ma:web="601100c8-fa6e-4733-ac81-92ecdcb63626">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2" ma:displayName="Programme/Module Code(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QAAC_x0020_paper_x0020_or_x0020_Chair_x0027_s_x0020_action xmlns="e0ec621d-8d04-44e9-b38b-d8866df1a2e9">Chair's action</CQAAC_x0020_paper_x0020_or_x0020_Chair_x0027_s_x0020_action>
    <b3915bece4ef46fea38bb9fe103a6176 xmlns="601100c8-fa6e-4733-ac81-92ecdcb63626">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a3967369-70e6-4d62-983e-0cb1053b6319</TermId>
        </TermInfo>
      </Terms>
    </b3915bece4ef46fea38bb9fe103a6176>
    <TaxCatchAll xmlns="601100c8-fa6e-4733-ac81-92ecdcb63626">
      <Value>1</Value>
    </TaxCatchAll>
    <Item_x0020_status xmlns="e0ec621d-8d04-44e9-b38b-d8866df1a2e9">Sent to CMT</Item_x0020_status>
    <Current_x0020_status xmlns="e0ec621d-8d04-44e9-b38b-d8866df1a2e9" xsi:nil="true"/>
    <School xmlns="e0ec621d-8d04-44e9-b38b-d8866df1a2e9">Business</School>
    <Item_x0020_type xmlns="e0ec621d-8d04-44e9-b38b-d8866df1a2e9">Module proposal</Item_x0020_type>
    <Year_x0020_of_x0020_implementation xmlns="e0ec621d-8d04-44e9-b38b-d8866df1a2e9">2026/27</Year_x0020_of_x0020_implementatio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A824C11D-527D-4520-85A9-D46872979B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ec621d-8d04-44e9-b38b-d8866df1a2e9"/>
    <ds:schemaRef ds:uri="601100c8-fa6e-4733-ac81-92ecdcb636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8AA13C-9FB7-4A5E-957F-0A58F99A26B7}">
  <ds:schemaRefs>
    <ds:schemaRef ds:uri="http://purl.org/dc/terms/"/>
    <ds:schemaRef ds:uri="http://schemas.microsoft.com/office/2006/metadata/properties"/>
    <ds:schemaRef ds:uri="http://purl.org/dc/elements/1.1/"/>
    <ds:schemaRef ds:uri="http://schemas.openxmlformats.org/package/2006/metadata/core-properties"/>
    <ds:schemaRef ds:uri="http://purl.org/dc/dcmitype/"/>
    <ds:schemaRef ds:uri="http://schemas.microsoft.com/office/2006/documentManagement/types"/>
    <ds:schemaRef ds:uri="http://www.w3.org/XML/1998/namespace"/>
    <ds:schemaRef ds:uri="http://schemas.microsoft.com/office/infopath/2007/PartnerControls"/>
    <ds:schemaRef ds:uri="601100c8-fa6e-4733-ac81-92ecdcb63626"/>
    <ds:schemaRef ds:uri="e0ec621d-8d04-44e9-b38b-d8866df1a2e9"/>
  </ds:schemaRefs>
</ds:datastoreItem>
</file>

<file path=customXml/itemProps3.xml><?xml version="1.0" encoding="utf-8"?>
<ds:datastoreItem xmlns:ds="http://schemas.openxmlformats.org/officeDocument/2006/customXml" ds:itemID="{C8BA2750-D117-448F-BAED-2BE02F43AC15}">
  <ds:schemaRefs>
    <ds:schemaRef ds:uri="http://schemas.microsoft.com/sharepoint/v3/contenttype/forms"/>
  </ds:schemaRefs>
</ds:datastoreItem>
</file>

<file path=customXml/itemProps4.xml><?xml version="1.0" encoding="utf-8"?>
<ds:datastoreItem xmlns:ds="http://schemas.openxmlformats.org/officeDocument/2006/customXml" ds:itemID="{67F4ED66-24E5-47C0-AC12-48D12F1DA656}">
  <ds:schemaRefs>
    <ds:schemaRef ds:uri="http://schemas.openxmlformats.org/officeDocument/2006/bibliography"/>
  </ds:schemaRefs>
</ds:datastoreItem>
</file>

<file path=customXml/itemProps5.xml><?xml version="1.0" encoding="utf-8"?>
<ds:datastoreItem xmlns:ds="http://schemas.openxmlformats.org/officeDocument/2006/customXml" ds:itemID="{1A182F92-3347-4E6F-9F26-4BD5F8FC7E16}">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2954</Words>
  <Characters>16839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The University of Birmingham</Company>
  <LinksUpToDate>false</LinksUpToDate>
  <CharactersWithSpaces>19754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RRR</dc:creator>
  <cp:keywords/>
  <cp:lastModifiedBy>Jennifer Palmer (Registry)</cp:lastModifiedBy>
  <cp:revision>2</cp:revision>
  <dcterms:created xsi:type="dcterms:W3CDTF">2025-10-10T07:25:00Z</dcterms:created>
  <dcterms:modified xsi:type="dcterms:W3CDTF">2025-10-10T07:25:00Z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0x0101005E9A367941B7844F9D8CEA47A4E56F7C</vt:lpwstr>
  </property>
  <property fmtid="{D5CDD505-2E9C-101B-9397-08002B2CF9AE}" pid="3" name="Document_x0020_Security_x0020_Type">
    <vt:lpwstr>1;#Restricted|a3967369-70e6-4d62-983e-0cb1053b6319</vt:lpwstr>
  </property>
  <property fmtid="{D5CDD505-2E9C-101B-9397-08002B2CF9AE}" pid="4" name="Document Security Type">
    <vt:lpwstr>1;#Restricted|a3967369-70e6-4d62-983e-0cb1053b6319</vt:lpwstr>
  </property>
</Properties>
</file>